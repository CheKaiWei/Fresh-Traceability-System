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2"/>
        <w:numPr>
          <w:ilvl w:val="0"/>
          <w:numId w:val="0"/>
        </w:numPr>
        <w:spacing w:before="156" w:after="156"/>
        <w:ind w:left="420" w:hanging="420"/>
        <w:jc w:val="center"/>
        <w:rPr>
          <w:lang w:eastAsia="zh-CN"/>
        </w:rPr>
      </w:pPr>
      <w:r>
        <w:rPr>
          <w:rFonts w:hint="eastAsia"/>
          <w:lang w:eastAsia="zh-CN"/>
        </w:rPr>
        <w:t>面向生鲜食品智能敏捷供应链的物流二维码管理系统使用手册</w:t>
      </w:r>
    </w:p>
    <w:p>
      <w:pPr>
        <w:spacing w:before="156" w:after="156"/>
        <w:ind w:firstLine="420"/>
        <w:jc w:val="center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4820" w:right="1276" w:bottom="9781" w:left="1797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7"/>
        <w:spacing w:before="156" w:after="156"/>
        <w:ind w:firstLine="643"/>
      </w:pPr>
      <w:bookmarkStart w:id="0" w:name="_Toc504206415"/>
      <w:r>
        <w:rPr>
          <w:rFonts w:hint="eastAsia"/>
        </w:rPr>
        <w:t>目录</w:t>
      </w:r>
      <w:bookmarkEnd w:id="0"/>
    </w:p>
    <w:p>
      <w:pPr>
        <w:pStyle w:val="8"/>
        <w:tabs>
          <w:tab w:val="right" w:leader="dot" w:pos="8823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TOC \o "1-3" \f \h \z \u </w:instrText>
      </w:r>
      <w:r>
        <w:fldChar w:fldCharType="separate"/>
      </w:r>
      <w:r>
        <w:fldChar w:fldCharType="begin"/>
      </w:r>
      <w:r>
        <w:instrText xml:space="preserve"> HYPERLINK \l "_Toc504206415" </w:instrText>
      </w:r>
      <w:r>
        <w:fldChar w:fldCharType="separate"/>
      </w:r>
      <w:r>
        <w:rPr>
          <w:rStyle w:val="18"/>
        </w:rPr>
        <w:t>目录</w:t>
      </w:r>
      <w:r>
        <w:tab/>
      </w:r>
      <w:r>
        <w:fldChar w:fldCharType="begin"/>
      </w:r>
      <w:r>
        <w:instrText xml:space="preserve"> PAGEREF _Toc504206415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left" w:pos="420"/>
          <w:tab w:val="right" w:leader="dot" w:pos="8823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"_Toc504206416" </w:instrText>
      </w:r>
      <w:r>
        <w:fldChar w:fldCharType="separate"/>
      </w:r>
      <w:r>
        <w:rPr>
          <w:rStyle w:val="18"/>
        </w:rPr>
        <w:t>1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18"/>
        </w:rPr>
        <w:t>系统概述</w:t>
      </w:r>
      <w:r>
        <w:tab/>
      </w:r>
      <w:r>
        <w:fldChar w:fldCharType="begin"/>
      </w:r>
      <w:r>
        <w:instrText xml:space="preserve"> PAGEREF _Toc504206416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left" w:pos="840"/>
          <w:tab w:val="right" w:leader="dot" w:pos="8823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"_Toc504206417" </w:instrText>
      </w:r>
      <w:r>
        <w:fldChar w:fldCharType="separate"/>
      </w:r>
      <w:r>
        <w:rPr>
          <w:rStyle w:val="18"/>
        </w:rPr>
        <w:t>1.1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8"/>
        </w:rPr>
        <w:t>功能说明</w:t>
      </w:r>
      <w:r>
        <w:tab/>
      </w:r>
      <w:r>
        <w:fldChar w:fldCharType="begin"/>
      </w:r>
      <w:r>
        <w:instrText xml:space="preserve"> PAGEREF _Toc504206417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"_Toc504206418" </w:instrText>
      </w:r>
      <w:r>
        <w:fldChar w:fldCharType="separate"/>
      </w:r>
      <w:r>
        <w:rPr>
          <w:rStyle w:val="18"/>
        </w:rPr>
        <w:t>客户管理子系统</w:t>
      </w:r>
      <w:r>
        <w:tab/>
      </w:r>
      <w:r>
        <w:fldChar w:fldCharType="begin"/>
      </w:r>
      <w:r>
        <w:instrText xml:space="preserve"> PAGEREF _Toc504206418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"_Toc504206419" </w:instrText>
      </w:r>
      <w:r>
        <w:fldChar w:fldCharType="separate"/>
      </w:r>
      <w:r>
        <w:rPr>
          <w:rStyle w:val="18"/>
        </w:rPr>
        <w:t>产品信息管理子系统</w:t>
      </w:r>
      <w:r>
        <w:tab/>
      </w:r>
      <w:r>
        <w:fldChar w:fldCharType="begin"/>
      </w:r>
      <w:r>
        <w:instrText xml:space="preserve"> PAGEREF _Toc504206419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"_Toc504206420" </w:instrText>
      </w:r>
      <w:r>
        <w:fldChar w:fldCharType="separate"/>
      </w:r>
      <w:r>
        <w:rPr>
          <w:rStyle w:val="18"/>
        </w:rPr>
        <w:t>产品环境状态信息管理子系统</w:t>
      </w:r>
      <w:r>
        <w:tab/>
      </w:r>
      <w:r>
        <w:fldChar w:fldCharType="begin"/>
      </w:r>
      <w:r>
        <w:instrText xml:space="preserve"> PAGEREF _Toc504206420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"_Toc504206421" </w:instrText>
      </w:r>
      <w:r>
        <w:fldChar w:fldCharType="separate"/>
      </w:r>
      <w:r>
        <w:rPr>
          <w:rStyle w:val="18"/>
        </w:rPr>
        <w:t>通信子系统</w:t>
      </w:r>
      <w:r>
        <w:tab/>
      </w:r>
      <w:r>
        <w:fldChar w:fldCharType="begin"/>
      </w:r>
      <w:r>
        <w:instrText xml:space="preserve"> PAGEREF _Toc504206421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"_Toc504206422" </w:instrText>
      </w:r>
      <w:r>
        <w:fldChar w:fldCharType="separate"/>
      </w:r>
      <w:r>
        <w:rPr>
          <w:rStyle w:val="18"/>
        </w:rPr>
        <w:t>服务应用子系统</w:t>
      </w:r>
      <w:r>
        <w:tab/>
      </w:r>
      <w:r>
        <w:fldChar w:fldCharType="begin"/>
      </w:r>
      <w:r>
        <w:instrText xml:space="preserve"> PAGEREF _Toc504206422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left" w:pos="840"/>
          <w:tab w:val="right" w:leader="dot" w:pos="8823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"_Toc504206423" </w:instrText>
      </w:r>
      <w:r>
        <w:fldChar w:fldCharType="separate"/>
      </w:r>
      <w:r>
        <w:rPr>
          <w:rStyle w:val="18"/>
        </w:rPr>
        <w:t>1.2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8"/>
        </w:rPr>
        <w:t>系统总体结构</w:t>
      </w:r>
      <w:r>
        <w:tab/>
      </w:r>
      <w:r>
        <w:fldChar w:fldCharType="begin"/>
      </w:r>
      <w:r>
        <w:instrText xml:space="preserve"> PAGEREF _Toc504206423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left" w:pos="840"/>
          <w:tab w:val="right" w:leader="dot" w:pos="8823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"_Toc504206424" </w:instrText>
      </w:r>
      <w:r>
        <w:fldChar w:fldCharType="separate"/>
      </w:r>
      <w:r>
        <w:rPr>
          <w:rStyle w:val="18"/>
        </w:rPr>
        <w:t>1.3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8"/>
        </w:rPr>
        <w:t>上位机软件系统流程</w:t>
      </w:r>
      <w:r>
        <w:tab/>
      </w:r>
      <w:r>
        <w:fldChar w:fldCharType="begin"/>
      </w:r>
      <w:r>
        <w:instrText xml:space="preserve"> PAGEREF _Toc504206424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left" w:pos="420"/>
          <w:tab w:val="right" w:leader="dot" w:pos="8823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"_Toc504206425" </w:instrText>
      </w:r>
      <w:r>
        <w:fldChar w:fldCharType="separate"/>
      </w:r>
      <w:r>
        <w:rPr>
          <w:rStyle w:val="18"/>
        </w:rPr>
        <w:t>2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18"/>
        </w:rPr>
        <w:t>环境配置与软件安装</w:t>
      </w:r>
      <w:r>
        <w:tab/>
      </w:r>
      <w:r>
        <w:fldChar w:fldCharType="begin"/>
      </w:r>
      <w:r>
        <w:instrText xml:space="preserve"> PAGEREF _Toc504206425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left" w:pos="840"/>
          <w:tab w:val="right" w:leader="dot" w:pos="8823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"_Toc504206426" </w:instrText>
      </w:r>
      <w:r>
        <w:fldChar w:fldCharType="separate"/>
      </w:r>
      <w:r>
        <w:rPr>
          <w:rStyle w:val="18"/>
        </w:rPr>
        <w:t>2.1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8"/>
        </w:rPr>
        <w:t>运行环境</w:t>
      </w:r>
      <w:r>
        <w:tab/>
      </w:r>
      <w:r>
        <w:fldChar w:fldCharType="begin"/>
      </w:r>
      <w:r>
        <w:instrText xml:space="preserve"> PAGEREF _Toc504206426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"_Toc504206427" </w:instrText>
      </w:r>
      <w:r>
        <w:fldChar w:fldCharType="separate"/>
      </w:r>
      <w:r>
        <w:rPr>
          <w:rStyle w:val="18"/>
        </w:rPr>
        <w:t>上位机软件运行环境</w:t>
      </w:r>
      <w:r>
        <w:tab/>
      </w:r>
      <w:r>
        <w:fldChar w:fldCharType="begin"/>
      </w:r>
      <w:r>
        <w:instrText xml:space="preserve"> PAGEREF _Toc504206427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"_Toc504206428" </w:instrText>
      </w:r>
      <w:r>
        <w:fldChar w:fldCharType="separate"/>
      </w:r>
      <w:r>
        <w:rPr>
          <w:rStyle w:val="18"/>
        </w:rPr>
        <w:t>下位机软件运行环境</w:t>
      </w:r>
      <w:r>
        <w:tab/>
      </w:r>
      <w:r>
        <w:fldChar w:fldCharType="begin"/>
      </w:r>
      <w:r>
        <w:instrText xml:space="preserve"> PAGEREF _Toc504206428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left" w:pos="840"/>
          <w:tab w:val="right" w:leader="dot" w:pos="8823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"_Toc504206429" </w:instrText>
      </w:r>
      <w:r>
        <w:fldChar w:fldCharType="separate"/>
      </w:r>
      <w:r>
        <w:rPr>
          <w:rStyle w:val="18"/>
        </w:rPr>
        <w:t>2.2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8"/>
        </w:rPr>
        <w:t>软件安装</w:t>
      </w:r>
      <w:r>
        <w:tab/>
      </w:r>
      <w:r>
        <w:fldChar w:fldCharType="begin"/>
      </w:r>
      <w:r>
        <w:instrText xml:space="preserve"> PAGEREF _Toc504206429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"_Toc504206430" </w:instrText>
      </w:r>
      <w:r>
        <w:fldChar w:fldCharType="separate"/>
      </w:r>
      <w:r>
        <w:rPr>
          <w:rStyle w:val="18"/>
        </w:rPr>
        <w:t>配置数据库</w:t>
      </w:r>
      <w:r>
        <w:tab/>
      </w:r>
      <w:r>
        <w:fldChar w:fldCharType="begin"/>
      </w:r>
      <w:r>
        <w:instrText xml:space="preserve"> PAGEREF _Toc504206430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left" w:pos="420"/>
          <w:tab w:val="right" w:leader="dot" w:pos="8823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"_Toc504206431" </w:instrText>
      </w:r>
      <w:r>
        <w:fldChar w:fldCharType="separate"/>
      </w:r>
      <w:r>
        <w:rPr>
          <w:rStyle w:val="18"/>
        </w:rPr>
        <w:t>3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18"/>
        </w:rPr>
        <w:t>软件操作及界面说明</w:t>
      </w:r>
      <w:r>
        <w:tab/>
      </w:r>
      <w:r>
        <w:fldChar w:fldCharType="begin"/>
      </w:r>
      <w:r>
        <w:instrText xml:space="preserve"> PAGEREF _Toc504206431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left" w:pos="840"/>
          <w:tab w:val="right" w:leader="dot" w:pos="8823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"_Toc504206432" </w:instrText>
      </w:r>
      <w:r>
        <w:fldChar w:fldCharType="separate"/>
      </w:r>
      <w:r>
        <w:rPr>
          <w:rStyle w:val="18"/>
        </w:rPr>
        <w:t>3.1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8"/>
        </w:rPr>
        <w:t>企业用户</w:t>
      </w:r>
      <w:r>
        <w:tab/>
      </w:r>
      <w:r>
        <w:fldChar w:fldCharType="begin"/>
      </w:r>
      <w:r>
        <w:instrText xml:space="preserve"> PAGEREF _Toc504206432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"_Toc504206433" </w:instrText>
      </w:r>
      <w:r>
        <w:fldChar w:fldCharType="separate"/>
      </w:r>
      <w:r>
        <w:rPr>
          <w:rStyle w:val="18"/>
        </w:rPr>
        <w:t>企业注册与登陆</w:t>
      </w:r>
      <w:r>
        <w:tab/>
      </w:r>
      <w:r>
        <w:fldChar w:fldCharType="begin"/>
      </w:r>
      <w:r>
        <w:instrText xml:space="preserve"> PAGEREF _Toc504206433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"_Toc504206434" </w:instrText>
      </w:r>
      <w:r>
        <w:fldChar w:fldCharType="separate"/>
      </w:r>
      <w:r>
        <w:rPr>
          <w:rStyle w:val="18"/>
        </w:rPr>
        <w:t>填写产品信息</w:t>
      </w:r>
      <w:r>
        <w:tab/>
      </w:r>
      <w:r>
        <w:fldChar w:fldCharType="begin"/>
      </w:r>
      <w:r>
        <w:instrText xml:space="preserve"> PAGEREF _Toc504206434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"_Toc504206435" </w:instrText>
      </w:r>
      <w:r>
        <w:fldChar w:fldCharType="separate"/>
      </w:r>
      <w:r>
        <w:rPr>
          <w:rStyle w:val="18"/>
        </w:rPr>
        <w:t>二维码生成及查询</w:t>
      </w:r>
      <w:r>
        <w:tab/>
      </w:r>
      <w:r>
        <w:fldChar w:fldCharType="begin"/>
      </w:r>
      <w:r>
        <w:instrText xml:space="preserve"> PAGEREF _Toc504206435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9"/>
        <w:tabs>
          <w:tab w:val="left" w:pos="840"/>
          <w:tab w:val="right" w:leader="dot" w:pos="8823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"_Toc504206436" </w:instrText>
      </w:r>
      <w:r>
        <w:fldChar w:fldCharType="separate"/>
      </w:r>
      <w:r>
        <w:rPr>
          <w:rStyle w:val="18"/>
        </w:rPr>
        <w:t>3.2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8"/>
        </w:rPr>
        <w:t>管理员用户</w:t>
      </w:r>
      <w:r>
        <w:tab/>
      </w:r>
      <w:r>
        <w:fldChar w:fldCharType="begin"/>
      </w:r>
      <w:r>
        <w:instrText xml:space="preserve"> PAGEREF _Toc504206436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"_Toc504206437" </w:instrText>
      </w:r>
      <w:r>
        <w:fldChar w:fldCharType="separate"/>
      </w:r>
      <w:r>
        <w:rPr>
          <w:rStyle w:val="18"/>
        </w:rPr>
        <w:t>数据库参数设置</w:t>
      </w:r>
      <w:r>
        <w:tab/>
      </w:r>
      <w:r>
        <w:fldChar w:fldCharType="begin"/>
      </w:r>
      <w:r>
        <w:instrText xml:space="preserve"> PAGEREF _Toc504206437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823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"_Toc504206438" </w:instrText>
      </w:r>
      <w:r>
        <w:fldChar w:fldCharType="separate"/>
      </w:r>
      <w:r>
        <w:rPr>
          <w:rStyle w:val="18"/>
        </w:rPr>
        <w:t>数据库关系表管理</w:t>
      </w:r>
      <w:r>
        <w:tab/>
      </w:r>
      <w:r>
        <w:fldChar w:fldCharType="begin"/>
      </w:r>
      <w:r>
        <w:instrText xml:space="preserve"> PAGEREF _Toc504206438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left" w:pos="1260"/>
          <w:tab w:val="right" w:leader="dot" w:pos="8823"/>
        </w:tabs>
        <w:spacing w:before="156" w:after="156"/>
        <w:ind w:firstLine="400"/>
        <w:sectPr>
          <w:footerReference r:id="rId9" w:type="first"/>
          <w:pgSz w:w="11906" w:h="16838"/>
          <w:pgMar w:top="1440" w:right="1276" w:bottom="1440" w:left="1797" w:header="851" w:footer="992" w:gutter="0"/>
          <w:pgNumType w:start="1"/>
          <w:cols w:space="425" w:num="1"/>
          <w:titlePg/>
          <w:docGrid w:type="lines" w:linePitch="312" w:charSpace="0"/>
        </w:sectPr>
      </w:pPr>
      <w:r>
        <w:fldChar w:fldCharType="end"/>
      </w:r>
    </w:p>
    <w:p>
      <w:pPr>
        <w:pStyle w:val="28"/>
      </w:pPr>
      <w:bookmarkStart w:id="1" w:name="_Toc504206416"/>
      <w:r>
        <w:rPr>
          <w:rFonts w:hint="eastAsia"/>
        </w:rPr>
        <w:t>系统概述</w:t>
      </w:r>
      <w:bookmarkEnd w:id="1"/>
    </w:p>
    <w:p>
      <w:pPr>
        <w:pStyle w:val="29"/>
      </w:pPr>
      <w:bookmarkStart w:id="2" w:name="_Toc504206417"/>
      <w:r>
        <w:rPr>
          <w:rFonts w:hint="eastAsia"/>
        </w:rPr>
        <w:t>功能说明</w:t>
      </w:r>
      <w:bookmarkEnd w:id="2"/>
    </w:p>
    <w:p>
      <w:pPr>
        <w:pStyle w:val="31"/>
        <w:spacing w:before="156" w:after="156"/>
        <w:jc w:val="left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面向生鲜食品智能敏捷供应链的物流二维码管理系统，主体功能为设备的现场识别、设备的管理以及信息追溯防伪。本系统把各种实验设备信息化，把所有设备信息数据记录在一个数据库多个关系数据表中，通过服务器能够灵活地进行数据录入、查询、修改、删除，实现简化管理工作，减少人力处理带来的时间、金钱成本，提高效率。利用手持机进行设备的入库、出库以及设备的现场识别。设备的现场识别达到快速、精确、信息完整的目标，设备的管理达到多层用户管理而权限无紊乱、设备入库出库及查询方便快捷的目标，从而有效、准确地达到二维码溯源防伪的功能。</w:t>
      </w:r>
    </w:p>
    <w:p>
      <w:pPr>
        <w:pStyle w:val="31"/>
        <w:spacing w:before="156" w:after="156"/>
        <w:ind w:firstLine="0" w:firstLineChars="0"/>
        <w:jc w:val="center"/>
      </w:pPr>
      <w:r>
        <w:drawing>
          <wp:inline distT="0" distB="0" distL="0" distR="0">
            <wp:extent cx="5233035" cy="2595880"/>
            <wp:effectExtent l="0" t="0" r="5715" b="0"/>
            <wp:docPr id="1" name="图片 13" descr="C:\Users\aaa\AppData\Local\Temp\WeChat Files\222222821505984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C:\Users\aaa\AppData\Local\Temp\WeChat Files\2222228215059847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3726" r="1894" b="6101"/>
                    <a:stretch>
                      <a:fillRect/>
                    </a:stretch>
                  </pic:blipFill>
                  <pic:spPr>
                    <a:xfrm>
                      <a:off x="0" y="0"/>
                      <a:ext cx="5250525" cy="260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center"/>
        <w:rPr>
          <w:rStyle w:val="18"/>
          <w:rFonts w:ascii="宋体" w:hAnsi="宋体"/>
          <w:color w:val="auto"/>
          <w:sz w:val="18"/>
          <w:szCs w:val="21"/>
          <w:u w:val="none"/>
        </w:rPr>
      </w:pPr>
      <w:r>
        <w:rPr>
          <w:rStyle w:val="18"/>
          <w:rFonts w:hint="eastAsia" w:ascii="宋体" w:hAnsi="宋体"/>
          <w:color w:val="auto"/>
          <w:sz w:val="18"/>
          <w:szCs w:val="21"/>
          <w:u w:val="none"/>
        </w:rPr>
        <w:t>图</w:t>
      </w:r>
      <w:r>
        <w:rPr>
          <w:rStyle w:val="18"/>
          <w:rFonts w:ascii="宋体" w:hAnsi="宋体"/>
          <w:color w:val="auto"/>
          <w:sz w:val="18"/>
          <w:szCs w:val="21"/>
          <w:u w:val="none"/>
        </w:rPr>
        <w:t>1</w:t>
      </w:r>
      <w:r>
        <w:rPr>
          <w:rStyle w:val="18"/>
          <w:rFonts w:hint="eastAsia" w:ascii="宋体" w:hAnsi="宋体"/>
          <w:color w:val="auto"/>
          <w:sz w:val="18"/>
          <w:szCs w:val="21"/>
          <w:u w:val="none"/>
        </w:rPr>
        <w:t>.1</w:t>
      </w:r>
      <w:r>
        <w:rPr>
          <w:rStyle w:val="18"/>
          <w:rFonts w:ascii="宋体" w:hAnsi="宋体"/>
          <w:color w:val="auto"/>
          <w:sz w:val="18"/>
          <w:szCs w:val="21"/>
          <w:u w:val="none"/>
        </w:rPr>
        <w:t>.1</w:t>
      </w:r>
      <w:r>
        <w:rPr>
          <w:rStyle w:val="18"/>
          <w:rFonts w:hint="eastAsia" w:ascii="宋体" w:hAnsi="宋体"/>
          <w:color w:val="auto"/>
          <w:sz w:val="18"/>
          <w:szCs w:val="21"/>
          <w:u w:val="none"/>
        </w:rPr>
        <w:t>系统的总体功能</w:t>
      </w:r>
    </w:p>
    <w:p>
      <w:pPr>
        <w:pStyle w:val="30"/>
        <w:rPr>
          <w:rStyle w:val="18"/>
          <w:color w:val="auto"/>
          <w:u w:val="none"/>
        </w:rPr>
      </w:pPr>
      <w:bookmarkStart w:id="3" w:name="_Toc504206418"/>
      <w:r>
        <w:rPr>
          <w:rStyle w:val="18"/>
          <w:rFonts w:hint="eastAsia"/>
          <w:color w:val="auto"/>
          <w:u w:val="none"/>
        </w:rPr>
        <w:t>客户管理子系统</w:t>
      </w:r>
      <w:bookmarkEnd w:id="3"/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①用户注册：用户在平台管理的云平台上进行注册，注册信息包括企业名称、法人代表、组织机构代码、企业地址、工商税务登记号、企业性质、注册资本、联系人姓名及电话等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②合同签订：用户阅读合同后若无异议则签订委托销售合同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③用户信息完善：用户对注册时的信息进行完善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④用户登录：用户将产品投入运输前在平台上进行登录，填写产品相关信息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⑤用户建议反馈：用户对平台服务及产品运输管理等方面提出建议并反馈给平台。</w:t>
      </w:r>
    </w:p>
    <w:p>
      <w:pPr>
        <w:pStyle w:val="30"/>
        <w:rPr>
          <w:rStyle w:val="18"/>
          <w:color w:val="auto"/>
          <w:u w:val="none"/>
        </w:rPr>
      </w:pPr>
      <w:bookmarkStart w:id="4" w:name="_Toc504206419"/>
      <w:r>
        <w:rPr>
          <w:rStyle w:val="18"/>
          <w:rFonts w:hint="eastAsia"/>
          <w:color w:val="auto"/>
          <w:u w:val="none"/>
        </w:rPr>
        <w:t>产品信息管理子系统</w:t>
      </w:r>
      <w:bookmarkEnd w:id="4"/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①产品信息录入：用户登录平台录入产品相关信息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②产品信息修改：用户对产品信息进行修改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③产品信息查询：用户对已录入的产品信息进行查询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④产品信息删除：用户将不需要的产品信息删除</w:t>
      </w:r>
    </w:p>
    <w:p>
      <w:pPr>
        <w:pStyle w:val="30"/>
        <w:rPr>
          <w:rStyle w:val="18"/>
          <w:color w:val="auto"/>
          <w:u w:val="none"/>
        </w:rPr>
      </w:pPr>
      <w:bookmarkStart w:id="5" w:name="_Toc504206420"/>
      <w:r>
        <w:rPr>
          <w:rStyle w:val="18"/>
          <w:rFonts w:hint="eastAsia"/>
          <w:color w:val="auto"/>
          <w:u w:val="none"/>
        </w:rPr>
        <w:t>产品环境状态信息管理子系统</w:t>
      </w:r>
      <w:bookmarkEnd w:id="5"/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①产品环境状态信息添加：通过智能盒子将产品环境状态信息上传到云端并添加到数据库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②产品环境状态信息查询：平台可利用数据库实时查询产品环境状态信息，用户通过平台查询产品环境状态信息</w:t>
      </w:r>
    </w:p>
    <w:p>
      <w:pPr>
        <w:pStyle w:val="30"/>
        <w:rPr>
          <w:rStyle w:val="18"/>
          <w:color w:val="auto"/>
          <w:u w:val="none"/>
        </w:rPr>
      </w:pPr>
      <w:bookmarkStart w:id="6" w:name="_Toc504206421"/>
      <w:r>
        <w:rPr>
          <w:rStyle w:val="18"/>
          <w:rFonts w:hint="eastAsia"/>
          <w:color w:val="auto"/>
          <w:u w:val="none"/>
        </w:rPr>
        <w:t>通信子系统</w:t>
      </w:r>
      <w:bookmarkEnd w:id="6"/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①信息接收：后台程序通过4</w:t>
      </w:r>
      <w:r>
        <w:rPr>
          <w:rStyle w:val="18"/>
          <w:color w:val="auto"/>
          <w:u w:val="none"/>
        </w:rPr>
        <w:t>G</w:t>
      </w:r>
      <w:r>
        <w:rPr>
          <w:rStyle w:val="18"/>
          <w:rFonts w:hint="eastAsia"/>
          <w:color w:val="auto"/>
          <w:u w:val="none"/>
        </w:rPr>
        <w:t>接收智能盒子上传的信息并同步上传至数据库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②信息发送：智能盒子通过4</w:t>
      </w:r>
      <w:r>
        <w:rPr>
          <w:rStyle w:val="18"/>
          <w:color w:val="auto"/>
          <w:u w:val="none"/>
        </w:rPr>
        <w:t>G</w:t>
      </w:r>
      <w:r>
        <w:rPr>
          <w:rStyle w:val="18"/>
          <w:rFonts w:hint="eastAsia"/>
          <w:color w:val="auto"/>
          <w:u w:val="none"/>
        </w:rPr>
        <w:t>发送信息</w:t>
      </w:r>
    </w:p>
    <w:p>
      <w:pPr>
        <w:pStyle w:val="30"/>
        <w:rPr>
          <w:rStyle w:val="18"/>
          <w:color w:val="auto"/>
          <w:u w:val="none"/>
        </w:rPr>
      </w:pPr>
      <w:bookmarkStart w:id="7" w:name="_Toc504206422"/>
      <w:r>
        <w:rPr>
          <w:rStyle w:val="18"/>
          <w:rFonts w:hint="eastAsia"/>
          <w:color w:val="auto"/>
          <w:u w:val="none"/>
        </w:rPr>
        <w:t>服务应用子系统</w:t>
      </w:r>
      <w:bookmarkEnd w:id="7"/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①权限管理：平台管理员可对相关物流信息进行修改更正，而用户只能查询物流信息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②二维码生成：用户提交产品相关信息后，后台服务应用程序立即被触发，自动为每一个最小物流包装单位的产品生成唯一的二维码（编码依据包括组织机构代码、产品名称、型号、生产商名称、产品所有者、生产日期、生产批次）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③用户访问：用户可通过w</w:t>
      </w:r>
      <w:r>
        <w:rPr>
          <w:rStyle w:val="18"/>
          <w:color w:val="auto"/>
          <w:u w:val="none"/>
        </w:rPr>
        <w:t>eb</w:t>
      </w:r>
      <w:r>
        <w:rPr>
          <w:rStyle w:val="18"/>
          <w:rFonts w:hint="eastAsia"/>
          <w:color w:val="auto"/>
          <w:u w:val="none"/>
        </w:rPr>
        <w:t>访问平台获取相关信息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④用户操作信息解析：对用户在网站上的操作进行分析，并生成反馈报告以优化服务。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⑤企业用户合同表单填写：用户按照所提供的合同表单填写相关信息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⑥关键信息加密：对表单中的关键信息进行加密，以防泄露。</w:t>
      </w:r>
    </w:p>
    <w:p>
      <w:pPr>
        <w:pStyle w:val="29"/>
        <w:rPr>
          <w:rStyle w:val="18"/>
          <w:color w:val="auto"/>
          <w:u w:val="none"/>
        </w:rPr>
      </w:pPr>
      <w:bookmarkStart w:id="8" w:name="_Toc292951398"/>
      <w:bookmarkStart w:id="9" w:name="_Toc504206423"/>
      <w:r>
        <w:rPr>
          <w:rStyle w:val="18"/>
          <w:rFonts w:hint="eastAsia"/>
          <w:color w:val="auto"/>
          <w:u w:val="none"/>
        </w:rPr>
        <w:t>系统总体结构</w:t>
      </w:r>
      <w:bookmarkEnd w:id="8"/>
      <w:bookmarkEnd w:id="9"/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面向生鲜食品智能敏捷供应链的物流二维码管理系统， 由三大部分组成：上位机系统、下位机系统、数据库服务器，如图</w:t>
      </w:r>
      <w:r>
        <w:rPr>
          <w:rStyle w:val="18"/>
          <w:color w:val="auto"/>
          <w:u w:val="none"/>
        </w:rPr>
        <w:t>1.2.1</w:t>
      </w:r>
      <w:r>
        <w:rPr>
          <w:rStyle w:val="18"/>
          <w:rFonts w:hint="eastAsia"/>
          <w:color w:val="auto"/>
          <w:u w:val="none"/>
        </w:rPr>
        <w:t>所示。</w:t>
      </w:r>
    </w:p>
    <w:p>
      <w:pPr>
        <w:pStyle w:val="31"/>
        <w:spacing w:before="156" w:after="156"/>
        <w:ind w:firstLine="360"/>
        <w:jc w:val="center"/>
        <w:rPr>
          <w:rStyle w:val="18"/>
          <w:color w:val="auto"/>
          <w:sz w:val="18"/>
          <w:u w:val="none"/>
        </w:rPr>
      </w:pPr>
      <w:r>
        <w:rPr>
          <w:rStyle w:val="18"/>
          <w:rFonts w:hint="eastAsia"/>
          <w:color w:val="auto"/>
          <w:sz w:val="18"/>
          <w:u w:val="none"/>
        </w:rPr>
        <w:t>图</w:t>
      </w:r>
      <w:r>
        <w:rPr>
          <w:rFonts w:ascii="等线" w:hAnsi="等线" w:eastAsia="等线"/>
          <w:sz w:val="18"/>
          <w:szCs w:val="22"/>
        </w:rPr>
        <w:pict>
          <v:shape id="_x0000_s1027" o:spid="_x0000_s1027" o:spt="75" type="#_x0000_t75" style="position:absolute;left:0pt;margin-left:0pt;margin-top:0pt;height:93.8pt;width:398.25pt;mso-wrap-distance-bottom:0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topAndBottom"/>
          </v:shape>
          <o:OLEObject Type="Embed" ProgID="Visio.Drawing.15" ShapeID="_x0000_s1027" DrawAspect="Content" ObjectID="_1468075725" r:id="rId13">
            <o:LockedField>false</o:LockedField>
          </o:OLEObject>
        </w:pict>
      </w:r>
      <w:r>
        <w:rPr>
          <w:rStyle w:val="18"/>
          <w:rFonts w:hint="eastAsia"/>
          <w:color w:val="auto"/>
          <w:sz w:val="18"/>
          <w:u w:val="none"/>
        </w:rPr>
        <w:t>1</w:t>
      </w:r>
      <w:r>
        <w:rPr>
          <w:rStyle w:val="18"/>
          <w:color w:val="auto"/>
          <w:sz w:val="18"/>
          <w:u w:val="none"/>
        </w:rPr>
        <w:t>.2.1</w:t>
      </w:r>
      <w:r>
        <w:rPr>
          <w:rStyle w:val="18"/>
          <w:rFonts w:hint="eastAsia"/>
          <w:color w:val="auto"/>
          <w:sz w:val="18"/>
          <w:u w:val="none"/>
        </w:rPr>
        <w:t>系统总体结构图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上位机系统由个人电脑、局域网组成。个人电脑处理各种命令，通过局域网与数据库服务器</w:t>
      </w:r>
      <w:bookmarkStart w:id="27" w:name="_GoBack"/>
      <w:bookmarkEnd w:id="27"/>
      <w:r>
        <w:rPr>
          <w:rStyle w:val="18"/>
          <w:rFonts w:hint="eastAsia"/>
          <w:color w:val="auto"/>
          <w:u w:val="none"/>
        </w:rPr>
        <w:t>进行通信。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下位机系统由手机应用程序、智能盒子、手持式二维码扫描仪组成。二维码扫描仪可对二维码进行读写，二维码信息与最小物流单位的产品一一对应。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数据库服务器负责存储各种设备的信息数据。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下位机读取二维码信息并把智能盒子的信息通过4</w:t>
      </w:r>
      <w:r>
        <w:rPr>
          <w:rStyle w:val="18"/>
          <w:color w:val="auto"/>
          <w:u w:val="none"/>
        </w:rPr>
        <w:t>G</w:t>
      </w:r>
      <w:r>
        <w:rPr>
          <w:rStyle w:val="18"/>
          <w:rFonts w:hint="eastAsia"/>
          <w:color w:val="auto"/>
          <w:u w:val="none"/>
        </w:rPr>
        <w:t>发送到上位机，上位机响应并执行命令同时返回所需信息。上位机执行命令时</w:t>
      </w:r>
      <w:del w:id="0" w:author="叶芷君" w:date="2018-01-20T11:18:00Z">
        <w:r>
          <w:rPr>
            <w:rStyle w:val="18"/>
            <w:rFonts w:hint="eastAsia"/>
            <w:color w:val="auto"/>
            <w:u w:val="none"/>
          </w:rPr>
          <w:delText>与数据库</w:delText>
        </w:r>
      </w:del>
      <w:r>
        <w:rPr>
          <w:rStyle w:val="18"/>
          <w:rFonts w:hint="eastAsia"/>
          <w:color w:val="auto"/>
          <w:u w:val="none"/>
        </w:rPr>
        <w:t>通过局域网</w:t>
      </w:r>
      <w:ins w:id="1" w:author="叶芷君" w:date="2018-01-20T11:18:00Z">
        <w:r>
          <w:rPr>
            <w:rStyle w:val="18"/>
            <w:rFonts w:hint="eastAsia"/>
            <w:color w:val="auto"/>
            <w:u w:val="none"/>
          </w:rPr>
          <w:t>与数据库</w:t>
        </w:r>
      </w:ins>
      <w:r>
        <w:rPr>
          <w:rStyle w:val="18"/>
          <w:rFonts w:hint="eastAsia"/>
          <w:color w:val="auto"/>
          <w:u w:val="none"/>
        </w:rPr>
        <w:t>连接</w:t>
      </w:r>
      <w:del w:id="2" w:author="叶芷君" w:date="2018-01-20T11:18:00Z">
        <w:r>
          <w:rPr>
            <w:rStyle w:val="18"/>
            <w:rFonts w:hint="eastAsia"/>
            <w:color w:val="auto"/>
            <w:u w:val="none"/>
          </w:rPr>
          <w:delText>与数据</w:delText>
        </w:r>
      </w:del>
      <w:r>
        <w:rPr>
          <w:rStyle w:val="18"/>
          <w:rFonts w:hint="eastAsia"/>
          <w:color w:val="auto"/>
          <w:u w:val="none"/>
        </w:rPr>
        <w:t>进行数据交换。</w:t>
      </w:r>
    </w:p>
    <w:p>
      <w:pPr>
        <w:pStyle w:val="29"/>
        <w:rPr>
          <w:rStyle w:val="18"/>
          <w:color w:val="auto"/>
          <w:u w:val="none"/>
        </w:rPr>
      </w:pPr>
      <w:bookmarkStart w:id="10" w:name="_Toc504165832"/>
      <w:bookmarkStart w:id="11" w:name="_Toc504143226"/>
      <w:bookmarkStart w:id="12" w:name="_Toc504206424"/>
      <w:r>
        <w:rPr>
          <w:rStyle w:val="18"/>
          <w:rFonts w:hint="eastAsia"/>
          <w:color w:val="auto"/>
          <w:u w:val="none"/>
        </w:rPr>
        <w:t>上位机软件系统</w:t>
      </w:r>
      <w:bookmarkEnd w:id="10"/>
      <w:bookmarkEnd w:id="11"/>
      <w:r>
        <w:rPr>
          <w:rStyle w:val="18"/>
          <w:rFonts w:hint="eastAsia"/>
          <w:color w:val="auto"/>
          <w:u w:val="none"/>
        </w:rPr>
        <w:t>流程</w:t>
      </w:r>
      <w:bookmarkEnd w:id="12"/>
    </w:p>
    <w:p>
      <w:pPr>
        <w:pStyle w:val="36"/>
        <w:numPr>
          <w:ilvl w:val="0"/>
          <w:numId w:val="0"/>
        </w:numPr>
        <w:spacing w:before="156" w:after="156"/>
        <w:ind w:left="420" w:leftChars="200"/>
        <w:jc w:val="both"/>
        <w:rPr>
          <w:rFonts w:ascii="宋体" w:eastAsia="宋体"/>
          <w:b w:val="0"/>
          <w:sz w:val="21"/>
          <w:szCs w:val="21"/>
          <w:lang w:eastAsia="zh-CN"/>
        </w:rPr>
      </w:pPr>
      <w:r>
        <w:rPr>
          <w:rFonts w:hint="eastAsia" w:ascii="宋体" w:eastAsia="宋体"/>
          <w:b w:val="0"/>
          <w:sz w:val="21"/>
          <w:szCs w:val="21"/>
          <w:lang w:eastAsia="zh-CN"/>
        </w:rPr>
        <w:t>软件系统的流程图如图1.3.1所示。</w:t>
      </w:r>
    </w:p>
    <w:p>
      <w:pPr>
        <w:pStyle w:val="36"/>
        <w:numPr>
          <w:ilvl w:val="0"/>
          <w:numId w:val="0"/>
        </w:numPr>
        <w:spacing w:before="156" w:after="156"/>
        <w:jc w:val="center"/>
        <w:rPr>
          <w:b w:val="0"/>
          <w:lang w:eastAsia="zh-CN"/>
        </w:rPr>
      </w:pPr>
      <w:ins w:id="3" w:author="108" w:date="2018-10-28T22:02:05Z"/>
      <w:ins w:id="4" w:author="108" w:date="2018-10-28T22:02:05Z"/>
      <w:ins w:id="5" w:author="108" w:date="2018-10-28T22:02:05Z"/>
      <w:ins w:id="6" w:author="108" w:date="2018-10-28T22:02:05Z">
        <w:r>
          <w:rPr/>
          <w:object>
            <v:shape id="_x0000_i1025" o:spt="75" type="#_x0000_t75" style="height:319.2pt;width:455.7pt;" o:ole="t" filled="f" o:preferrelative="t" stroked="f" coordsize="21600,21600">
              <v:path/>
              <v:fill on="f" focussize="0,0"/>
              <v:stroke on="f" joinstyle="miter"/>
              <v:imagedata r:id="rId15" o:title=""/>
              <o:lock v:ext="edit" aspectratio="t"/>
              <w10:wrap type="none"/>
              <w10:anchorlock/>
            </v:shape>
            <o:OLEObject Type="Embed" ProgID="Visio.Drawing.15" ShapeID="_x0000_i1025" DrawAspect="Content" ObjectID="_1468075726">
              <o:LockedField>false</o:LockedField>
            </o:OLEObject>
          </w:object>
        </w:r>
      </w:ins>
      <w:ins w:id="8" w:author="108" w:date="2018-10-28T22:02:05Z"/>
      <w:del w:id="9" w:author="108" w:date="2018-10-28T22:01:57Z"/>
      <w:del w:id="10" w:author="108" w:date="2018-10-28T22:01:57Z"/>
      <w:del w:id="11" w:author="108" w:date="2018-10-28T22:01:57Z"/>
      <w:del w:id="12" w:author="108" w:date="2018-10-28T22:01:57Z">
        <w:r>
          <w:rPr/>
          <w:object>
            <v:shape id="_x0000_i1026" o:spt="75" type="#_x0000_t75" style="height:319.2pt;width:455.7pt;" o:ole="t" filled="f" o:preferrelative="t" stroked="f" coordsize="21600,21600">
              <v:path/>
              <v:fill on="f" focussize="0,0"/>
              <v:stroke on="f" joinstyle="miter"/>
              <v:imagedata r:id="rId15" o:title=""/>
              <o:lock v:ext="edit" aspectratio="t"/>
              <w10:wrap type="none"/>
              <w10:anchorlock/>
            </v:shape>
            <o:OLEObject Type="Embed" ProgID="Visio.Drawing.15" ShapeID="_x0000_i1026" DrawAspect="Content" ObjectID="_1468075727" r:id="rId16">
              <o:LockedField>false</o:LockedField>
            </o:OLEObject>
          </w:object>
        </w:r>
      </w:del>
      <w:del w:id="14" w:author="108" w:date="2018-10-28T22:01:57Z"/>
    </w:p>
    <w:p>
      <w:pPr>
        <w:pStyle w:val="36"/>
        <w:numPr>
          <w:ilvl w:val="0"/>
          <w:numId w:val="0"/>
        </w:numPr>
        <w:spacing w:before="156" w:after="156"/>
        <w:jc w:val="center"/>
        <w:rPr>
          <w:rStyle w:val="18"/>
          <w:rFonts w:ascii="宋体" w:eastAsia="宋体"/>
          <w:b w:val="0"/>
          <w:sz w:val="18"/>
          <w:szCs w:val="18"/>
          <w:lang w:eastAsia="zh-CN"/>
        </w:rPr>
      </w:pPr>
      <w:r>
        <w:rPr>
          <w:rFonts w:hint="eastAsia" w:ascii="宋体" w:eastAsia="宋体"/>
          <w:b w:val="0"/>
          <w:sz w:val="18"/>
          <w:szCs w:val="18"/>
          <w:lang w:eastAsia="zh-CN"/>
        </w:rPr>
        <w:t>图1.3.1 软件系统流程图</w:t>
      </w:r>
    </w:p>
    <w:p>
      <w:pPr>
        <w:pStyle w:val="28"/>
      </w:pPr>
      <w:bookmarkStart w:id="13" w:name="_Toc504206425"/>
      <w:r>
        <w:rPr>
          <w:rFonts w:hint="eastAsia"/>
        </w:rPr>
        <w:t>环境配置与软件安装</w:t>
      </w:r>
      <w:bookmarkEnd w:id="13"/>
    </w:p>
    <w:p>
      <w:pPr>
        <w:pStyle w:val="29"/>
      </w:pPr>
      <w:bookmarkStart w:id="14" w:name="_Toc504206426"/>
      <w:r>
        <w:rPr>
          <w:rFonts w:hint="eastAsia"/>
        </w:rPr>
        <w:t>运行环境</w:t>
      </w:r>
      <w:bookmarkEnd w:id="14"/>
    </w:p>
    <w:p>
      <w:pPr>
        <w:pStyle w:val="30"/>
      </w:pPr>
      <w:bookmarkStart w:id="15" w:name="_Toc504206427"/>
      <w:r>
        <w:rPr>
          <w:rFonts w:hint="eastAsia"/>
        </w:rPr>
        <w:t>上位机软件运行环境</w:t>
      </w:r>
      <w:bookmarkEnd w:id="15"/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rPr>
          <w:rStyle w:val="18"/>
          <w:rFonts w:hint="eastAsia"/>
          <w:color w:val="auto"/>
          <w:u w:val="none"/>
        </w:rPr>
        <w:t>上位机系统，由一台普通电脑、局域网组成。主要负责用户管理、设备查询、设备类添加、设备删除、响应下位机命令工作以及与数据库进行通信。</w:t>
      </w:r>
    </w:p>
    <w:p>
      <w:pPr>
        <w:pStyle w:val="31"/>
        <w:spacing w:before="156" w:after="156"/>
      </w:pPr>
      <w:r>
        <w:rPr>
          <w:rStyle w:val="18"/>
          <w:rFonts w:hint="eastAsia"/>
          <w:color w:val="auto"/>
          <w:u w:val="none"/>
        </w:rPr>
        <w:t>操作系统： Microsoft Windows 7以上系统。</w:t>
      </w:r>
      <w:r>
        <w:rPr>
          <w:rStyle w:val="18"/>
          <w:rFonts w:hint="eastAsia"/>
          <w:color w:val="auto"/>
          <w:u w:val="none"/>
        </w:rPr>
        <w:tab/>
      </w:r>
    </w:p>
    <w:p>
      <w:pPr>
        <w:pStyle w:val="31"/>
        <w:spacing w:before="156" w:after="156"/>
        <w:rPr>
          <w:rFonts w:cs="宋体"/>
          <w:kern w:val="0"/>
          <w:sz w:val="18"/>
          <w:szCs w:val="18"/>
        </w:rPr>
      </w:pPr>
      <w:r>
        <w:rPr>
          <w:rStyle w:val="18"/>
          <w:rFonts w:hint="eastAsia"/>
          <w:color w:val="auto"/>
          <w:u w:val="none"/>
        </w:rPr>
        <w:t>软件环境：</w:t>
      </w:r>
      <w:r>
        <w:rPr>
          <w:rFonts w:cs="宋体"/>
          <w:kern w:val="0"/>
          <w:sz w:val="18"/>
          <w:szCs w:val="18"/>
        </w:rPr>
        <w:t>mysql 5.6.38 for Win64</w:t>
      </w:r>
    </w:p>
    <w:tbl>
      <w:tblPr>
        <w:tblStyle w:val="19"/>
        <w:tblW w:w="9248" w:type="dxa"/>
        <w:tblInd w:w="8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0"/>
        <w:gridCol w:w="774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00" w:type="dxa"/>
            <w:tcBorders>
              <w:top w:val="double" w:color="000000" w:sz="6" w:space="0"/>
              <w:left w:val="double" w:color="000000" w:sz="6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软件开发平台</w:t>
            </w:r>
          </w:p>
        </w:tc>
        <w:tc>
          <w:tcPr>
            <w:tcW w:w="7748" w:type="dxa"/>
            <w:tcBorders>
              <w:top w:val="double" w:color="000000" w:sz="6" w:space="0"/>
              <w:left w:val="nil"/>
              <w:bottom w:val="single" w:color="000000" w:sz="8" w:space="0"/>
              <w:right w:val="double" w:color="000000" w:sz="6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Eclipse2017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00" w:type="dxa"/>
            <w:tcBorders>
              <w:top w:val="nil"/>
              <w:left w:val="double" w:color="000000" w:sz="6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开发语言</w:t>
            </w:r>
          </w:p>
        </w:tc>
        <w:tc>
          <w:tcPr>
            <w:tcW w:w="7748" w:type="dxa"/>
            <w:tcBorders>
              <w:top w:val="nil"/>
              <w:left w:val="nil"/>
              <w:bottom w:val="single" w:color="000000" w:sz="8" w:space="0"/>
              <w:right w:val="double" w:color="000000" w:sz="6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Java、JavaScript、Servlet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00" w:type="dxa"/>
            <w:tcBorders>
              <w:top w:val="nil"/>
              <w:left w:val="double" w:color="000000" w:sz="6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数据库</w:t>
            </w:r>
          </w:p>
        </w:tc>
        <w:tc>
          <w:tcPr>
            <w:tcW w:w="7748" w:type="dxa"/>
            <w:tcBorders>
              <w:top w:val="nil"/>
              <w:left w:val="nil"/>
              <w:bottom w:val="single" w:color="000000" w:sz="8" w:space="0"/>
              <w:right w:val="double" w:color="000000" w:sz="6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mysql 5.6.38 for Win64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00" w:type="dxa"/>
            <w:tcBorders>
              <w:top w:val="nil"/>
              <w:left w:val="double" w:color="000000" w:sz="6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开发包</w:t>
            </w:r>
          </w:p>
        </w:tc>
        <w:tc>
          <w:tcPr>
            <w:tcW w:w="7748" w:type="dxa"/>
            <w:tcBorders>
              <w:top w:val="nil"/>
              <w:left w:val="nil"/>
              <w:bottom w:val="single" w:color="000000" w:sz="8" w:space="0"/>
              <w:right w:val="double" w:color="000000" w:sz="6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JRESE-1.8、Apache Tomcat v9.0、mysql-connector-java-5.1.45-bin.jar、QRCode.jar</w:t>
            </w:r>
          </w:p>
        </w:tc>
      </w:tr>
    </w:tbl>
    <w:p>
      <w:pPr>
        <w:pStyle w:val="31"/>
        <w:spacing w:beforeLines="0" w:afterLines="0"/>
        <w:ind w:firstLine="360"/>
        <w:jc w:val="center"/>
        <w:rPr>
          <w:sz w:val="18"/>
          <w:szCs w:val="18"/>
        </w:rPr>
      </w:pPr>
      <w:r>
        <w:rPr>
          <w:rStyle w:val="18"/>
          <w:rFonts w:hint="eastAsia"/>
          <w:color w:val="auto"/>
          <w:sz w:val="18"/>
          <w:szCs w:val="18"/>
          <w:u w:val="none"/>
        </w:rPr>
        <w:t>表2.1</w:t>
      </w:r>
      <w:r>
        <w:rPr>
          <w:rStyle w:val="18"/>
          <w:color w:val="auto"/>
          <w:sz w:val="18"/>
          <w:szCs w:val="18"/>
          <w:u w:val="none"/>
        </w:rPr>
        <w:t>.</w:t>
      </w:r>
      <w:r>
        <w:rPr>
          <w:rStyle w:val="18"/>
          <w:rFonts w:hint="eastAsia"/>
          <w:color w:val="auto"/>
          <w:sz w:val="18"/>
          <w:szCs w:val="18"/>
          <w:u w:val="none"/>
        </w:rPr>
        <w:t>1 上位机参数列表</w:t>
      </w:r>
    </w:p>
    <w:p>
      <w:pPr>
        <w:pStyle w:val="30"/>
      </w:pPr>
      <w:bookmarkStart w:id="16" w:name="_Toc504206428"/>
      <w:r>
        <w:rPr>
          <w:rFonts w:hint="eastAsia"/>
        </w:rPr>
        <w:t>下位机软件运行环境</w:t>
      </w:r>
      <w:bookmarkEnd w:id="16"/>
    </w:p>
    <w:p>
      <w:pPr>
        <w:pStyle w:val="31"/>
        <w:spacing w:before="156" w:after="156"/>
        <w:rPr>
          <w:rStyle w:val="18"/>
          <w:color w:val="FF0000"/>
          <w:sz w:val="44"/>
          <w:u w:val="none"/>
        </w:rPr>
      </w:pPr>
      <w:r>
        <w:rPr>
          <w:rStyle w:val="18"/>
          <w:rFonts w:hint="eastAsia"/>
          <w:color w:val="auto"/>
          <w:u w:val="none"/>
        </w:rPr>
        <w:t>下位机手机应用程序读取二维码信息并把智能盒子的信息通过4G发送到上位机，上位机响应并执行命令同时返回所需信息。</w:t>
      </w:r>
    </w:p>
    <w:p>
      <w:pPr>
        <w:pStyle w:val="31"/>
        <w:spacing w:before="156" w:after="156"/>
        <w:rPr>
          <w:rStyle w:val="18"/>
          <w:color w:val="auto"/>
          <w:u w:val="none"/>
        </w:rPr>
      </w:pPr>
    </w:p>
    <w:p>
      <w:pPr>
        <w:pStyle w:val="29"/>
      </w:pPr>
      <w:bookmarkStart w:id="17" w:name="_Toc504206429"/>
      <w:r>
        <w:rPr>
          <w:rFonts w:hint="eastAsia"/>
        </w:rPr>
        <w:t>软件安装</w:t>
      </w:r>
      <w:bookmarkEnd w:id="17"/>
    </w:p>
    <w:p>
      <w:pPr>
        <w:pStyle w:val="30"/>
      </w:pPr>
      <w:bookmarkStart w:id="18" w:name="_Toc504206430"/>
      <w:r>
        <w:rPr>
          <w:rFonts w:hint="eastAsia"/>
        </w:rPr>
        <w:t>配置数据库</w:t>
      </w:r>
      <w:bookmarkEnd w:id="18"/>
    </w:p>
    <w:p>
      <w:pPr>
        <w:pStyle w:val="31"/>
        <w:spacing w:before="156" w:after="156"/>
      </w:pPr>
      <w:r>
        <w:rPr>
          <w:rFonts w:hint="eastAsia"/>
        </w:rPr>
        <w:t>配置步骤:</w:t>
      </w:r>
    </w:p>
    <w:p>
      <w:pPr>
        <w:pStyle w:val="31"/>
        <w:numPr>
          <w:ilvl w:val="0"/>
          <w:numId w:val="3"/>
        </w:numPr>
        <w:spacing w:before="156" w:after="156"/>
        <w:ind w:firstLineChars="0"/>
        <w:rPr>
          <w:rStyle w:val="18"/>
          <w:color w:val="auto"/>
          <w:u w:val="none"/>
        </w:rPr>
      </w:pPr>
      <w:r>
        <w:rPr>
          <w:rFonts w:hint="eastAsia"/>
        </w:rPr>
        <w:t>下载免安装版本的压缩包后，解压至一个盘，如</w:t>
      </w:r>
      <w:r>
        <w:t xml:space="preserve"> </w:t>
      </w:r>
      <w:r>
        <w:rPr>
          <w:rFonts w:hint="eastAsia"/>
        </w:rPr>
        <w:t>D:\Program Files\MYSQL</w:t>
      </w:r>
    </w:p>
    <w:p>
      <w:pPr>
        <w:pStyle w:val="31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解压后可以重命名</w:t>
      </w:r>
    </w:p>
    <w:p>
      <w:pPr>
        <w:pStyle w:val="31"/>
        <w:spacing w:before="156" w:after="156"/>
        <w:ind w:left="785" w:firstLine="0" w:firstLineChars="0"/>
      </w:pPr>
      <w:r>
        <w:rPr>
          <w:rFonts w:hint="eastAsia"/>
        </w:rPr>
        <w:drawing>
          <wp:inline distT="0" distB="0" distL="0" distR="0">
            <wp:extent cx="4442460" cy="1808480"/>
            <wp:effectExtent l="0" t="0" r="0" b="1270"/>
            <wp:docPr id="50" name="图片 5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屏幕剪辑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" t="-479" r="4599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808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0"/>
        </w:numPr>
        <w:spacing w:before="156" w:after="156"/>
        <w:ind w:left="785"/>
        <w:jc w:val="center"/>
        <w:rPr>
          <w:rStyle w:val="18"/>
          <w:rFonts w:ascii="宋体" w:eastAsia="宋体"/>
          <w:b w:val="0"/>
          <w:sz w:val="18"/>
          <w:szCs w:val="18"/>
          <w:lang w:eastAsia="zh-CN"/>
        </w:rPr>
      </w:pPr>
      <w:r>
        <w:rPr>
          <w:rFonts w:hint="eastAsia" w:ascii="宋体" w:eastAsia="宋体"/>
          <w:b w:val="0"/>
          <w:sz w:val="18"/>
          <w:szCs w:val="18"/>
          <w:lang w:eastAsia="zh-CN"/>
        </w:rPr>
        <w:t>图</w:t>
      </w:r>
      <w:r>
        <w:rPr>
          <w:rFonts w:ascii="宋体" w:eastAsia="宋体"/>
          <w:b w:val="0"/>
          <w:sz w:val="18"/>
          <w:szCs w:val="18"/>
          <w:lang w:eastAsia="zh-CN"/>
        </w:rPr>
        <w:t>2</w:t>
      </w:r>
      <w:r>
        <w:rPr>
          <w:rFonts w:hint="eastAsia" w:ascii="宋体" w:eastAsia="宋体"/>
          <w:b w:val="0"/>
          <w:sz w:val="18"/>
          <w:szCs w:val="18"/>
          <w:lang w:eastAsia="zh-CN"/>
        </w:rPr>
        <w:t>.</w:t>
      </w:r>
      <w:r>
        <w:rPr>
          <w:rFonts w:ascii="宋体" w:eastAsia="宋体"/>
          <w:b w:val="0"/>
          <w:sz w:val="18"/>
          <w:szCs w:val="18"/>
          <w:lang w:eastAsia="zh-CN"/>
        </w:rPr>
        <w:t>2</w:t>
      </w:r>
      <w:r>
        <w:rPr>
          <w:rFonts w:hint="eastAsia" w:ascii="宋体" w:eastAsia="宋体"/>
          <w:b w:val="0"/>
          <w:sz w:val="18"/>
          <w:szCs w:val="18"/>
          <w:lang w:eastAsia="zh-CN"/>
        </w:rPr>
        <w:t>.1</w:t>
      </w:r>
      <w:r>
        <w:rPr>
          <w:rFonts w:ascii="宋体" w:eastAsia="宋体"/>
          <w:b w:val="0"/>
          <w:sz w:val="18"/>
          <w:szCs w:val="18"/>
          <w:lang w:eastAsia="zh-CN"/>
        </w:rPr>
        <w:t>MySQL</w:t>
      </w:r>
      <w:r>
        <w:rPr>
          <w:rFonts w:hint="eastAsia" w:ascii="宋体" w:eastAsia="宋体"/>
          <w:b w:val="0"/>
          <w:sz w:val="18"/>
          <w:szCs w:val="18"/>
          <w:lang w:eastAsia="zh-CN"/>
        </w:rPr>
        <w:t>软件安装</w:t>
      </w:r>
    </w:p>
    <w:p>
      <w:pPr>
        <w:pStyle w:val="31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 xml:space="preserve">接下来就是mysql的配置——先添加path环境变量，路径指向mysql所在bin目录下， </w:t>
      </w:r>
    </w:p>
    <w:p>
      <w:pPr>
        <w:pStyle w:val="31"/>
        <w:spacing w:before="156" w:after="156"/>
        <w:ind w:firstLineChars="0"/>
      </w:pPr>
      <w:r>
        <w:rPr>
          <w:rFonts w:hint="eastAsia"/>
        </w:rPr>
        <w:t xml:space="preserve">我的电脑-&gt;属性-&gt;高级系统设置-&gt;环境变量 </w:t>
      </w:r>
    </w:p>
    <w:p>
      <w:pPr>
        <w:pStyle w:val="31"/>
        <w:spacing w:before="156" w:after="156"/>
        <w:ind w:firstLineChars="0"/>
      </w:pPr>
    </w:p>
    <w:p>
      <w:pPr>
        <w:pStyle w:val="31"/>
        <w:spacing w:before="156" w:after="156"/>
        <w:ind w:firstLineChars="0"/>
        <w:jc w:val="center"/>
      </w:pPr>
      <w:r>
        <w:rPr>
          <w:rFonts w:hint="eastAsia"/>
        </w:rPr>
        <w:drawing>
          <wp:inline distT="0" distB="0" distL="0" distR="0">
            <wp:extent cx="5608955" cy="3464560"/>
            <wp:effectExtent l="0" t="0" r="0" b="2540"/>
            <wp:docPr id="52" name="图片 5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屏幕剪辑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0"/>
        </w:numPr>
        <w:spacing w:before="156" w:after="156"/>
        <w:ind w:left="785"/>
        <w:jc w:val="center"/>
        <w:rPr>
          <w:rStyle w:val="18"/>
          <w:rFonts w:ascii="宋体" w:eastAsia="宋体"/>
          <w:b w:val="0"/>
          <w:sz w:val="18"/>
          <w:szCs w:val="18"/>
          <w:lang w:eastAsia="zh-CN"/>
        </w:rPr>
      </w:pPr>
      <w:r>
        <w:rPr>
          <w:rFonts w:hint="eastAsia" w:ascii="宋体" w:eastAsia="宋体"/>
          <w:b w:val="0"/>
          <w:sz w:val="18"/>
          <w:szCs w:val="18"/>
          <w:lang w:eastAsia="zh-CN"/>
        </w:rPr>
        <w:t>图</w:t>
      </w:r>
      <w:r>
        <w:rPr>
          <w:rFonts w:ascii="宋体" w:eastAsia="宋体"/>
          <w:b w:val="0"/>
          <w:sz w:val="18"/>
          <w:szCs w:val="18"/>
          <w:lang w:eastAsia="zh-CN"/>
        </w:rPr>
        <w:t>2</w:t>
      </w:r>
      <w:r>
        <w:rPr>
          <w:rFonts w:hint="eastAsia" w:ascii="宋体" w:eastAsia="宋体"/>
          <w:b w:val="0"/>
          <w:sz w:val="18"/>
          <w:szCs w:val="18"/>
          <w:lang w:eastAsia="zh-CN"/>
        </w:rPr>
        <w:t>.</w:t>
      </w:r>
      <w:r>
        <w:rPr>
          <w:rFonts w:ascii="宋体" w:eastAsia="宋体"/>
          <w:b w:val="0"/>
          <w:sz w:val="18"/>
          <w:szCs w:val="18"/>
          <w:lang w:eastAsia="zh-CN"/>
        </w:rPr>
        <w:t>2</w:t>
      </w:r>
      <w:r>
        <w:rPr>
          <w:rFonts w:hint="eastAsia" w:ascii="宋体" w:eastAsia="宋体"/>
          <w:b w:val="0"/>
          <w:sz w:val="18"/>
          <w:szCs w:val="18"/>
          <w:lang w:eastAsia="zh-CN"/>
        </w:rPr>
        <w:t>.</w:t>
      </w:r>
      <w:r>
        <w:rPr>
          <w:rFonts w:ascii="宋体" w:eastAsia="宋体"/>
          <w:b w:val="0"/>
          <w:sz w:val="18"/>
          <w:szCs w:val="18"/>
          <w:lang w:eastAsia="zh-CN"/>
        </w:rPr>
        <w:t>2 MySQL</w:t>
      </w:r>
      <w:r>
        <w:rPr>
          <w:rFonts w:hint="eastAsia" w:ascii="宋体" w:eastAsia="宋体"/>
          <w:b w:val="0"/>
          <w:sz w:val="18"/>
          <w:szCs w:val="18"/>
          <w:lang w:eastAsia="zh-CN"/>
        </w:rPr>
        <w:t>软件配置</w:t>
      </w:r>
    </w:p>
    <w:p>
      <w:pPr>
        <w:pStyle w:val="31"/>
        <w:spacing w:before="156" w:after="156"/>
        <w:ind w:firstLine="525" w:firstLineChars="250"/>
      </w:pPr>
      <w:r>
        <w:rPr>
          <w:rFonts w:hint="eastAsia"/>
        </w:rPr>
        <w:t>mysql环境变量配置</w:t>
      </w:r>
    </w:p>
    <w:p>
      <w:pPr>
        <w:pStyle w:val="31"/>
        <w:spacing w:before="156" w:after="156"/>
        <w:ind w:left="420" w:hanging="420" w:hangingChars="200"/>
      </w:pPr>
      <w:r>
        <w:rPr>
          <w:rFonts w:hint="eastAsia"/>
        </w:rPr>
        <w:drawing>
          <wp:inline distT="0" distB="0" distL="0" distR="0">
            <wp:extent cx="5608955" cy="3141345"/>
            <wp:effectExtent l="0" t="0" r="0" b="1905"/>
            <wp:docPr id="53" name="图片 5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屏幕剪辑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before="156" w:after="156"/>
        <w:ind w:left="360" w:hanging="360" w:hangingChars="20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3 MySQL</w:t>
      </w:r>
      <w:r>
        <w:rPr>
          <w:rFonts w:hint="eastAsia"/>
          <w:sz w:val="18"/>
          <w:szCs w:val="18"/>
        </w:rPr>
        <w:t>软件环境变量配置</w:t>
      </w:r>
    </w:p>
    <w:p>
      <w:pPr>
        <w:pStyle w:val="31"/>
        <w:spacing w:before="156" w:after="156"/>
        <w:ind w:left="420" w:hanging="420" w:hangingChars="200"/>
      </w:pPr>
      <w:r>
        <w:rPr>
          <w:rFonts w:hint="eastAsia"/>
        </w:rPr>
        <w:t xml:space="preserve">新建MYSQL_HOME变量值为刚才下载解压缩后的自定义目录 的bin目录下 </w:t>
      </w:r>
    </w:p>
    <w:p>
      <w:pPr>
        <w:pStyle w:val="31"/>
        <w:spacing w:before="156" w:after="156"/>
        <w:ind w:firstLine="0" w:firstLineChars="0"/>
        <w:jc w:val="center"/>
      </w:pPr>
      <w:r>
        <w:drawing>
          <wp:inline distT="0" distB="0" distL="0" distR="0">
            <wp:extent cx="5391150" cy="2487295"/>
            <wp:effectExtent l="0" t="0" r="0" b="8255"/>
            <wp:docPr id="54" name="图片 5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8" b="11198"/>
                    <a:stretch>
                      <a:fillRect/>
                    </a:stretch>
                  </pic:blipFill>
                  <pic:spPr>
                    <a:xfrm>
                      <a:off x="0" y="0"/>
                      <a:ext cx="5391397" cy="24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pacing w:before="156" w:after="156"/>
        <w:ind w:firstLine="0" w:firstLineChars="0"/>
        <w:jc w:val="center"/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4 MySQL</w:t>
      </w:r>
      <w:r>
        <w:rPr>
          <w:rFonts w:hint="eastAsia"/>
          <w:sz w:val="18"/>
          <w:szCs w:val="18"/>
        </w:rPr>
        <w:t>软件bin文件位置</w:t>
      </w:r>
    </w:p>
    <w:p>
      <w:pPr>
        <w:pStyle w:val="31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注册windows系统服务</w:t>
      </w:r>
    </w:p>
    <w:p>
      <w:pPr>
        <w:pStyle w:val="31"/>
        <w:spacing w:before="156" w:after="156"/>
      </w:pPr>
      <w:r>
        <w:rPr>
          <w:rFonts w:hint="eastAsia"/>
        </w:rPr>
        <w:t xml:space="preserve">添加变量完成后，我们还是不能正常启动mysql，是因为我们的用户初始配置并没有建立，你的安装目录下并没有DATA文件夹和初始化配置文件。 </w:t>
      </w:r>
    </w:p>
    <w:p>
      <w:pPr>
        <w:pStyle w:val="31"/>
        <w:spacing w:before="156" w:after="156"/>
      </w:pPr>
      <w:r>
        <w:rPr>
          <w:rFonts w:hint="eastAsia"/>
        </w:rPr>
        <w:t>新建一个my.ini文件，拷贝到D:\Program Files\MYSQL目录下，内容如下：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[client]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port=3306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default-character-set=utf8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[mysqld]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rFonts w:hint="eastAsia"/>
          <w:sz w:val="18"/>
        </w:rPr>
        <w:t>#解压目录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basedir=D:\mysql-5.7.18-winx64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rFonts w:hint="eastAsia"/>
          <w:sz w:val="18"/>
        </w:rPr>
        <w:t>#解压目录下data目录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datadir=D:\mysql-5.7.18-winx64\data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port=3306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character_set_server=utf8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rFonts w:hint="eastAsia"/>
          <w:sz w:val="18"/>
        </w:rPr>
        <w:t>#导出mysql数据的目录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secure_file_priv = D:\mysql-5.7.18-winx64\data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sql_mode=NO_ENGINE_SUBSTITUTION,STRICT_TRANS_TABLES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rFonts w:hint="eastAsia"/>
          <w:sz w:val="18"/>
        </w:rPr>
        <w:t>#开启查询缓存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explicit_defaults_for_timestamp=true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skip-grant-tables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[WinMySQLAdmin]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D:\mysql-5.7.18-winx64\bin\mysqld.exe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[client]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port=3306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default-character-set=utf8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[mysqld]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rFonts w:hint="eastAsia"/>
          <w:sz w:val="18"/>
        </w:rPr>
        <w:t>#解压目录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basedir=D:\mysql-5.7.18-winx64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rFonts w:hint="eastAsia"/>
          <w:sz w:val="18"/>
        </w:rPr>
        <w:t>#解压目录下data目录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datadir=D:\mysql-5.7.18-winx64\data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port=3306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character_set_server=utf8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rFonts w:hint="eastAsia"/>
          <w:sz w:val="18"/>
        </w:rPr>
        <w:t>#导出mysql数据的目录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secure_file_priv = D:\mysql-5.7.18-winx64\data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sql_mode=NO_ENGINE_SUBSTITUTION,STRICT_TRANS_TABLES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rFonts w:hint="eastAsia"/>
          <w:sz w:val="18"/>
        </w:rPr>
        <w:t>#开启查询缓存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explicit_defaults_for_timestamp=true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skip-grant-tables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[WinMySQLAdmin]</w:t>
      </w:r>
    </w:p>
    <w:p>
      <w:pPr>
        <w:pStyle w:val="31"/>
        <w:spacing w:before="156" w:after="156"/>
        <w:ind w:firstLine="360"/>
        <w:rPr>
          <w:sz w:val="18"/>
        </w:rPr>
      </w:pPr>
      <w:r>
        <w:rPr>
          <w:sz w:val="18"/>
        </w:rPr>
        <w:t>D:\mysql-5.7.18-winx64\bin\mysqld.exe</w:t>
      </w:r>
    </w:p>
    <w:p>
      <w:pPr>
        <w:pStyle w:val="31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 xml:space="preserve">建立data文件夹 </w:t>
      </w:r>
    </w:p>
    <w:p>
      <w:pPr>
        <w:pStyle w:val="31"/>
        <w:spacing w:before="156" w:after="156"/>
      </w:pPr>
      <w:r>
        <w:rPr>
          <w:rFonts w:hint="eastAsia"/>
        </w:rPr>
        <w:t>在管理员模式下运行命令行。并且打开到自己的解压缩目录下。</w:t>
      </w:r>
    </w:p>
    <w:p>
      <w:pPr>
        <w:pStyle w:val="31"/>
        <w:spacing w:before="156" w:after="156"/>
      </w:pPr>
      <w:r>
        <w:t>D:\Program Files\MYSQL\bin\mysqld –initialize-insecure –user=mysql</w:t>
      </w:r>
    </w:p>
    <w:p>
      <w:pPr>
        <w:pStyle w:val="31"/>
        <w:spacing w:before="156" w:after="156"/>
        <w:jc w:val="center"/>
      </w:pPr>
      <w:r>
        <w:drawing>
          <wp:inline distT="0" distB="0" distL="0" distR="0">
            <wp:extent cx="5295900" cy="937895"/>
            <wp:effectExtent l="0" t="0" r="0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7" b="27507"/>
                    <a:stretch>
                      <a:fillRect/>
                    </a:stretch>
                  </pic:blipFill>
                  <pic:spPr>
                    <a:xfrm>
                      <a:off x="0" y="0"/>
                      <a:ext cx="5296395" cy="9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pacing w:before="156" w:after="156"/>
        <w:ind w:firstLine="360"/>
        <w:jc w:val="center"/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5 </w:t>
      </w:r>
      <w:r>
        <w:rPr>
          <w:rFonts w:hint="eastAsia"/>
          <w:sz w:val="18"/>
          <w:szCs w:val="18"/>
        </w:rPr>
        <w:t xml:space="preserve">打开 </w:t>
      </w:r>
      <w:r>
        <w:rPr>
          <w:sz w:val="18"/>
          <w:szCs w:val="18"/>
        </w:rPr>
        <w:t>MySQL</w:t>
      </w:r>
      <w:r>
        <w:rPr>
          <w:rFonts w:hint="eastAsia"/>
          <w:sz w:val="18"/>
          <w:szCs w:val="18"/>
        </w:rPr>
        <w:t>压缩目录</w:t>
      </w:r>
    </w:p>
    <w:p>
      <w:pPr>
        <w:pStyle w:val="31"/>
        <w:spacing w:before="156" w:after="156"/>
      </w:pPr>
      <w:r>
        <w:rPr>
          <w:rFonts w:hint="eastAsia"/>
        </w:rPr>
        <w:t xml:space="preserve">这个时候mysql开始自己创建data文件夹，建立完成后进行安装。 </w:t>
      </w:r>
    </w:p>
    <w:p>
      <w:pPr>
        <w:pStyle w:val="31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 xml:space="preserve">安装mysql </w:t>
      </w:r>
    </w:p>
    <w:p>
      <w:pPr>
        <w:pStyle w:val="31"/>
        <w:spacing w:before="156" w:after="156"/>
        <w:ind w:left="425" w:firstLine="0" w:firstLineChars="0"/>
      </w:pPr>
      <w:r>
        <w:rPr>
          <w:rFonts w:hint="eastAsia"/>
        </w:rPr>
        <w:t>打开管理员模式的cmd， 进入mysql\bin目录下，输入服务安装命令：</w:t>
      </w:r>
    </w:p>
    <w:p>
      <w:pPr>
        <w:pStyle w:val="31"/>
        <w:spacing w:before="156" w:after="156"/>
      </w:pPr>
      <w:r>
        <w:t>mysqld -install</w:t>
      </w:r>
    </w:p>
    <w:p>
      <w:pPr>
        <w:pStyle w:val="31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启动mysql服务</w:t>
      </w:r>
    </w:p>
    <w:p>
      <w:pPr>
        <w:pStyle w:val="31"/>
        <w:spacing w:before="156" w:after="156"/>
      </w:pPr>
      <w:r>
        <w:t xml:space="preserve"> net start mysql</w:t>
      </w:r>
    </w:p>
    <w:p>
      <w:pPr>
        <w:pStyle w:val="31"/>
        <w:spacing w:before="156" w:after="156"/>
        <w:jc w:val="center"/>
      </w:pPr>
      <w:r>
        <w:drawing>
          <wp:inline distT="0" distB="0" distL="0" distR="0">
            <wp:extent cx="2980690" cy="789305"/>
            <wp:effectExtent l="0" t="0" r="0" b="0"/>
            <wp:docPr id="57" name="图片 5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37" b="27737"/>
                    <a:stretch>
                      <a:fillRect/>
                    </a:stretch>
                  </pic:blipFill>
                  <pic:spPr>
                    <a:xfrm>
                      <a:off x="0" y="0"/>
                      <a:ext cx="2980706" cy="78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pacing w:before="156" w:after="156"/>
        <w:ind w:firstLine="360"/>
        <w:jc w:val="center"/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6 </w:t>
      </w:r>
      <w:r>
        <w:rPr>
          <w:rFonts w:hint="eastAsia"/>
          <w:sz w:val="18"/>
          <w:szCs w:val="18"/>
        </w:rPr>
        <w:t>启动</w:t>
      </w:r>
      <w:r>
        <w:rPr>
          <w:sz w:val="18"/>
          <w:szCs w:val="18"/>
        </w:rPr>
        <w:t>MySQL</w:t>
      </w:r>
    </w:p>
    <w:p>
      <w:pPr>
        <w:pStyle w:val="31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登录mysql</w:t>
      </w:r>
    </w:p>
    <w:p>
      <w:pPr>
        <w:pStyle w:val="31"/>
        <w:spacing w:before="156" w:after="156"/>
      </w:pPr>
      <w:r>
        <w:rPr>
          <w:rFonts w:hint="eastAsia"/>
        </w:rPr>
        <w:t>在命令行键入</w:t>
      </w:r>
      <w:r>
        <w:t>mysql -u root -p</w:t>
      </w:r>
      <w:r>
        <w:rPr>
          <w:rFonts w:hint="eastAsia"/>
        </w:rPr>
        <w:t xml:space="preserve">打开数据库 ，第一次登陆mysql 直接回车键登录。 </w:t>
      </w:r>
    </w:p>
    <w:p>
      <w:pPr>
        <w:pStyle w:val="31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修改root密码</w:t>
      </w:r>
    </w:p>
    <w:p>
      <w:pPr>
        <w:pStyle w:val="31"/>
        <w:spacing w:before="156" w:after="156"/>
      </w:pPr>
      <w:r>
        <w:t>set password for root@localhost = password('1234');</w:t>
      </w:r>
    </w:p>
    <w:p>
      <w:pPr>
        <w:pStyle w:val="31"/>
        <w:spacing w:before="156" w:after="156"/>
      </w:pPr>
      <w:r>
        <w:drawing>
          <wp:inline distT="0" distB="0" distL="0" distR="0">
            <wp:extent cx="5598795" cy="2724785"/>
            <wp:effectExtent l="0" t="0" r="1905" b="0"/>
            <wp:docPr id="58" name="图片 5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" b="12766"/>
                    <a:stretch>
                      <a:fillRect/>
                    </a:stretch>
                  </pic:blipFill>
                  <pic:spPr>
                    <a:xfrm>
                      <a:off x="0" y="0"/>
                      <a:ext cx="5600103" cy="272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31"/>
        <w:spacing w:before="156" w:after="156"/>
        <w:ind w:firstLine="360"/>
        <w:jc w:val="center"/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7 </w:t>
      </w:r>
      <w:r>
        <w:rPr>
          <w:rFonts w:hint="eastAsia"/>
          <w:sz w:val="18"/>
          <w:szCs w:val="18"/>
        </w:rPr>
        <w:t>修改root密码</w:t>
      </w:r>
    </w:p>
    <w:p>
      <w:pPr>
        <w:pStyle w:val="31"/>
        <w:spacing w:before="156" w:after="156"/>
      </w:pPr>
      <w:r>
        <w:rPr>
          <w:rFonts w:hint="eastAsia"/>
        </w:rPr>
        <w:t xml:space="preserve">修改密码成功后输入quit退出mysql </w:t>
      </w:r>
    </w:p>
    <w:p>
      <w:pPr>
        <w:pStyle w:val="31"/>
        <w:spacing w:before="156" w:after="156"/>
      </w:pPr>
      <w:r>
        <w:rPr>
          <w:rFonts w:hint="eastAsia"/>
        </w:rPr>
        <w:t xml:space="preserve">然后再次登录：mysql -u root -p, 输入password 验证是否修改成功 </w:t>
      </w:r>
    </w:p>
    <w:p>
      <w:pPr>
        <w:pStyle w:val="31"/>
        <w:spacing w:before="156" w:after="156"/>
      </w:pPr>
      <w:r>
        <w:rPr>
          <w:rFonts w:hint="eastAsia"/>
        </w:rPr>
        <w:t>若出现错误：</w:t>
      </w:r>
    </w:p>
    <w:p>
      <w:pPr>
        <w:pStyle w:val="31"/>
        <w:spacing w:before="156" w:after="156"/>
      </w:pPr>
      <w:r>
        <w:rPr>
          <w:rFonts w:hint="eastAsia"/>
        </w:rPr>
        <w:t>mysql access denied for user 'root'@'localhost' (using password: YES)，</w:t>
      </w:r>
    </w:p>
    <w:p>
      <w:pPr>
        <w:pStyle w:val="31"/>
        <w:spacing w:before="156" w:after="156"/>
      </w:pPr>
      <w:r>
        <w:rPr>
          <w:rFonts w:hint="eastAsia"/>
        </w:rPr>
        <w:t>则在my.ini文件最后一行加入</w:t>
      </w:r>
      <w:r>
        <w:t>skip-grant-tables</w:t>
      </w:r>
    </w:p>
    <w:p>
      <w:pPr>
        <w:pStyle w:val="28"/>
      </w:pPr>
      <w:bookmarkStart w:id="19" w:name="_Toc504206431"/>
      <w:r>
        <w:rPr>
          <w:rFonts w:hint="eastAsia"/>
        </w:rPr>
        <w:t>软件操作及界面说明</w:t>
      </w:r>
      <w:bookmarkEnd w:id="19"/>
    </w:p>
    <w:p>
      <w:pPr>
        <w:pStyle w:val="29"/>
      </w:pPr>
      <w:bookmarkStart w:id="20" w:name="_Toc504206432"/>
      <w:r>
        <w:rPr>
          <w:rFonts w:hint="eastAsia"/>
        </w:rPr>
        <w:t>企业用户</w:t>
      </w:r>
      <w:bookmarkEnd w:id="20"/>
    </w:p>
    <w:p>
      <w:pPr>
        <w:pStyle w:val="30"/>
      </w:pPr>
      <w:bookmarkStart w:id="21" w:name="_Toc504206433"/>
      <w:r>
        <w:rPr>
          <w:rFonts w:hint="eastAsia"/>
        </w:rPr>
        <w:t>企业注册与登陆</w:t>
      </w:r>
      <w:bookmarkEnd w:id="21"/>
    </w:p>
    <w:p>
      <w:pPr>
        <w:pStyle w:val="31"/>
        <w:spacing w:before="156" w:after="156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</w:instrText>
      </w:r>
      <w:r>
        <w:rPr>
          <w:rFonts w:hint="eastAsia"/>
          <w:position w:val="2"/>
          <w:sz w:val="14"/>
        </w:rPr>
        <w:instrText xml:space="preserve">1</w:instrText>
      </w:r>
      <w:r>
        <w:rPr>
          <w:rFonts w:hint="eastAsia"/>
        </w:rPr>
        <w:instrText xml:space="preserve">)</w:instrText>
      </w:r>
      <w:r>
        <w:fldChar w:fldCharType="end"/>
      </w:r>
      <w:r>
        <w:rPr>
          <w:rFonts w:hint="eastAsia"/>
        </w:rPr>
        <w:t>打开登录网页，点击“注册registration”进入注册网页，如图5。</w:t>
      </w:r>
    </w:p>
    <w:p>
      <w:pPr>
        <w:pStyle w:val="31"/>
        <w:spacing w:beforeLines="0" w:afterLines="0"/>
        <w:jc w:val="center"/>
      </w:pPr>
      <w:r>
        <w:drawing>
          <wp:inline distT="0" distB="0" distL="0" distR="0">
            <wp:extent cx="2176145" cy="16649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42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166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335020" cy="3053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39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5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1"/>
        <w:spacing w:beforeLines="0" w:afterLines="0"/>
        <w:ind w:firstLine="360"/>
        <w:jc w:val="center"/>
        <w:rPr>
          <w:rStyle w:val="18"/>
          <w:color w:val="auto"/>
          <w:sz w:val="18"/>
          <w:szCs w:val="18"/>
          <w:u w:val="none"/>
        </w:rPr>
      </w:pPr>
      <w:r>
        <w:rPr>
          <w:rStyle w:val="18"/>
          <w:rFonts w:hint="eastAsia"/>
          <w:color w:val="auto"/>
          <w:sz w:val="18"/>
          <w:szCs w:val="18"/>
          <w:u w:val="none"/>
        </w:rPr>
        <w:t>图</w:t>
      </w:r>
      <w:r>
        <w:rPr>
          <w:rStyle w:val="18"/>
          <w:color w:val="auto"/>
          <w:sz w:val="18"/>
          <w:szCs w:val="18"/>
          <w:u w:val="none"/>
        </w:rPr>
        <w:t xml:space="preserve">3.3.1 </w:t>
      </w:r>
      <w:r>
        <w:rPr>
          <w:rStyle w:val="18"/>
          <w:rFonts w:hint="eastAsia"/>
          <w:color w:val="auto"/>
          <w:sz w:val="18"/>
          <w:szCs w:val="18"/>
          <w:u w:val="none"/>
        </w:rPr>
        <w:t>企业登录及注册网页界面</w:t>
      </w:r>
    </w:p>
    <w:p>
      <w:pPr>
        <w:pStyle w:val="31"/>
        <w:spacing w:before="156" w:after="156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</w:instrText>
      </w:r>
      <w:r>
        <w:rPr>
          <w:rFonts w:hint="eastAsia"/>
          <w:position w:val="2"/>
          <w:sz w:val="14"/>
        </w:rPr>
        <w:instrText xml:space="preserve">2</w:instrText>
      </w:r>
      <w:r>
        <w:rPr>
          <w:rFonts w:hint="eastAsia"/>
        </w:rPr>
        <w:instrText xml:space="preserve">)</w:instrText>
      </w:r>
      <w:r>
        <w:fldChar w:fldCharType="end"/>
      </w:r>
      <w:r>
        <w:rPr>
          <w:rFonts w:hint="eastAsia"/>
        </w:rPr>
        <w:t>按提示填写企业用户资料设置密码及签订委托销售合同后点击“注册”按钮，完成注册。</w:t>
      </w:r>
    </w:p>
    <w:p>
      <w:pPr>
        <w:pStyle w:val="31"/>
        <w:spacing w:before="156" w:after="156"/>
      </w:pPr>
      <w:r>
        <w:t>企业名称：需要填写企业完整的名称，且该名称需经工商注册。</w:t>
      </w:r>
    </w:p>
    <w:p>
      <w:pPr>
        <w:pStyle w:val="31"/>
        <w:spacing w:before="156" w:after="156"/>
      </w:pPr>
      <w:r>
        <w:t>法人代表：</w:t>
      </w:r>
      <w:r>
        <w:rPr>
          <w:rFonts w:hint="eastAsia"/>
        </w:rPr>
        <w:t>需要填写企业的法人代表，该法人代表需承担相应的法律责任</w:t>
      </w:r>
    </w:p>
    <w:p>
      <w:pPr>
        <w:pStyle w:val="31"/>
        <w:spacing w:before="156" w:after="156"/>
      </w:pPr>
      <w:r>
        <w:rPr>
          <w:rFonts w:hint="eastAsia"/>
        </w:rPr>
        <w:t>组织机构代码：需要填写企业的组织机构代码（法定）</w:t>
      </w:r>
    </w:p>
    <w:p>
      <w:pPr>
        <w:pStyle w:val="31"/>
        <w:spacing w:before="156" w:after="156"/>
      </w:pPr>
      <w:r>
        <w:rPr>
          <w:rFonts w:hint="eastAsia"/>
        </w:rPr>
        <w:t>企业地址：需要填写企业登记的地址</w:t>
      </w:r>
    </w:p>
    <w:p>
      <w:pPr>
        <w:pStyle w:val="31"/>
        <w:spacing w:before="156" w:after="156"/>
      </w:pPr>
      <w:r>
        <w:rPr>
          <w:rFonts w:hint="eastAsia"/>
        </w:rPr>
        <w:t>工商税务登记号：需要填写企业的工商税务登记号</w:t>
      </w:r>
    </w:p>
    <w:p>
      <w:pPr>
        <w:pStyle w:val="31"/>
        <w:spacing w:before="156" w:after="156"/>
      </w:pPr>
      <w:r>
        <w:rPr>
          <w:rFonts w:hint="eastAsia"/>
        </w:rPr>
        <w:t>企业性质：需要填写企业的性质</w:t>
      </w:r>
    </w:p>
    <w:p>
      <w:pPr>
        <w:pStyle w:val="31"/>
        <w:spacing w:before="156" w:after="156"/>
      </w:pPr>
      <w:r>
        <w:rPr>
          <w:rFonts w:hint="eastAsia"/>
        </w:rPr>
        <w:t>注册资本：需要填写企业的注册资本</w:t>
      </w:r>
    </w:p>
    <w:p>
      <w:pPr>
        <w:pStyle w:val="31"/>
        <w:spacing w:before="156" w:after="156"/>
      </w:pPr>
      <w:r>
        <w:rPr>
          <w:rFonts w:hint="eastAsia"/>
        </w:rPr>
        <w:t>联系人姓名：需要填写该账号的注册人的姓名，需实名</w:t>
      </w:r>
    </w:p>
    <w:p>
      <w:pPr>
        <w:pStyle w:val="31"/>
        <w:spacing w:before="156" w:after="156"/>
      </w:pPr>
      <w:r>
        <w:rPr>
          <w:rFonts w:hint="eastAsia"/>
        </w:rPr>
        <w:t>联系人电话：需要填写联系人的手机或是电话</w:t>
      </w:r>
    </w:p>
    <w:p>
      <w:pPr>
        <w:pStyle w:val="31"/>
        <w:spacing w:before="156" w:after="156"/>
      </w:pPr>
      <w:r>
        <w:rPr>
          <w:rFonts w:hint="eastAsia"/>
        </w:rPr>
        <w:t>联系人email地址：需要填写联系人的email地址</w:t>
      </w:r>
    </w:p>
    <w:p>
      <w:pPr>
        <w:pStyle w:val="31"/>
        <w:spacing w:before="156" w:after="156"/>
      </w:pPr>
      <w:r>
        <w:rPr>
          <w:rFonts w:hint="eastAsia"/>
        </w:rPr>
        <w:t>密码：该密码为自行确定，限定在1</w:t>
      </w:r>
      <w:r>
        <w:t>-</w:t>
      </w:r>
      <w:r>
        <w:rPr>
          <w:rFonts w:hint="eastAsia"/>
        </w:rPr>
        <w:t>12字符，用户需牢记密码</w:t>
      </w:r>
    </w:p>
    <w:p>
      <w:pPr>
        <w:pStyle w:val="31"/>
        <w:spacing w:before="156" w:after="156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</w:instrText>
      </w:r>
      <w:r>
        <w:rPr>
          <w:rFonts w:hint="eastAsia"/>
          <w:position w:val="2"/>
          <w:sz w:val="14"/>
        </w:rPr>
        <w:instrText xml:space="preserve">3</w:instrText>
      </w:r>
      <w:r>
        <w:rPr>
          <w:rFonts w:hint="eastAsia"/>
        </w:rPr>
        <w:instrText xml:space="preserve">)</w:instrText>
      </w:r>
      <w:r>
        <w:fldChar w:fldCharType="end"/>
      </w:r>
      <w:r>
        <w:rPr>
          <w:rFonts w:hint="eastAsia"/>
        </w:rPr>
        <w:t>企业注册过后，输入用户</w:t>
      </w:r>
      <w:r>
        <w:t>账号</w:t>
      </w:r>
      <w:r>
        <w:rPr>
          <w:rFonts w:hint="eastAsia"/>
        </w:rPr>
        <w:t>以及密码，点击“确定”按钮进行登录。</w:t>
      </w:r>
    </w:p>
    <w:p>
      <w:pPr>
        <w:pStyle w:val="30"/>
      </w:pPr>
      <w:bookmarkStart w:id="22" w:name="_Toc504206434"/>
      <w:r>
        <w:rPr>
          <w:rFonts w:hint="eastAsia"/>
        </w:rPr>
        <w:t>填写产品信息</w:t>
      </w:r>
      <w:bookmarkEnd w:id="22"/>
    </w:p>
    <w:p>
      <w:pPr>
        <w:pStyle w:val="31"/>
        <w:spacing w:before="156" w:after="156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</w:instrText>
      </w:r>
      <w:r>
        <w:rPr>
          <w:rFonts w:hint="eastAsia"/>
          <w:position w:val="2"/>
          <w:sz w:val="14"/>
        </w:rPr>
        <w:instrText xml:space="preserve">1</w:instrText>
      </w:r>
      <w:r>
        <w:rPr>
          <w:rFonts w:hint="eastAsia"/>
        </w:rPr>
        <w:instrText xml:space="preserve">)</w:instrText>
      </w:r>
      <w:r>
        <w:fldChar w:fldCharType="end"/>
      </w:r>
      <w:r>
        <w:rPr>
          <w:rFonts w:hint="eastAsia"/>
        </w:rPr>
        <w:t>当企业用户登录后，填写产品的基本信息，如图6所示。</w:t>
      </w:r>
    </w:p>
    <w:p>
      <w:pPr>
        <w:pStyle w:val="31"/>
        <w:spacing w:before="156" w:after="156"/>
        <w:jc w:val="center"/>
      </w:pPr>
      <w:r>
        <w:drawing>
          <wp:inline distT="0" distB="0" distL="0" distR="0">
            <wp:extent cx="3340735" cy="28352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58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283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1"/>
        <w:spacing w:before="156" w:after="156"/>
        <w:ind w:firstLine="360"/>
        <w:jc w:val="center"/>
      </w:pPr>
      <w:r>
        <w:rPr>
          <w:rStyle w:val="18"/>
          <w:rFonts w:hint="eastAsia"/>
          <w:color w:val="auto"/>
          <w:sz w:val="18"/>
          <w:szCs w:val="18"/>
          <w:u w:val="none"/>
        </w:rPr>
        <w:t>图</w:t>
      </w:r>
      <w:r>
        <w:rPr>
          <w:rStyle w:val="18"/>
          <w:color w:val="auto"/>
          <w:sz w:val="18"/>
          <w:szCs w:val="18"/>
          <w:u w:val="none"/>
        </w:rPr>
        <w:t xml:space="preserve">3.1.2 </w:t>
      </w:r>
      <w:r>
        <w:rPr>
          <w:rStyle w:val="18"/>
          <w:rFonts w:hint="eastAsia"/>
          <w:color w:val="auto"/>
          <w:sz w:val="18"/>
          <w:szCs w:val="18"/>
          <w:u w:val="none"/>
        </w:rPr>
        <w:t>产品填写网页界面</w:t>
      </w:r>
    </w:p>
    <w:p>
      <w:pPr>
        <w:pStyle w:val="31"/>
        <w:spacing w:before="156" w:after="156"/>
      </w:pPr>
      <w:r>
        <w:rPr>
          <w:rFonts w:hint="eastAsia"/>
        </w:rPr>
        <w:t>产品名称：需要填写与本平台签订的产品的名称</w:t>
      </w:r>
    </w:p>
    <w:p>
      <w:pPr>
        <w:pStyle w:val="31"/>
        <w:spacing w:before="156" w:after="156"/>
      </w:pPr>
      <w:r>
        <w:rPr>
          <w:rFonts w:hint="eastAsia"/>
        </w:rPr>
        <w:t>规格型号：需要填写产品的材质、型号、尺寸等性质</w:t>
      </w:r>
    </w:p>
    <w:p>
      <w:pPr>
        <w:pStyle w:val="31"/>
        <w:spacing w:before="156" w:after="156"/>
      </w:pPr>
      <w:r>
        <w:rPr>
          <w:rFonts w:hint="eastAsia"/>
        </w:rPr>
        <w:t>生产商名称：需要填写生厂商的名称</w:t>
      </w:r>
    </w:p>
    <w:p>
      <w:pPr>
        <w:pStyle w:val="31"/>
        <w:spacing w:before="156" w:after="156"/>
      </w:pPr>
      <w:r>
        <w:rPr>
          <w:rFonts w:hint="eastAsia"/>
        </w:rPr>
        <w:t>所有者名称：需要填写该产品的所有者的名称</w:t>
      </w:r>
    </w:p>
    <w:p>
      <w:pPr>
        <w:pStyle w:val="31"/>
        <w:spacing w:before="156" w:after="156"/>
      </w:pPr>
      <w:r>
        <w:rPr>
          <w:rFonts w:hint="eastAsia"/>
        </w:rPr>
        <w:t>物流包装单位：需要填写本批次产品的物流包装单位，如箱、包等</w:t>
      </w:r>
    </w:p>
    <w:p>
      <w:pPr>
        <w:pStyle w:val="31"/>
        <w:spacing w:before="156" w:after="156"/>
      </w:pPr>
      <w:r>
        <w:rPr>
          <w:rFonts w:hint="eastAsia"/>
        </w:rPr>
        <w:t>白装单位所含个数：需要填写物流包装单位里面所含的个数</w:t>
      </w:r>
    </w:p>
    <w:p>
      <w:pPr>
        <w:pStyle w:val="31"/>
        <w:spacing w:before="156" w:after="156"/>
      </w:pPr>
      <w:r>
        <w:rPr>
          <w:rFonts w:hint="eastAsia"/>
        </w:rPr>
        <w:t>生产日期：需要填写产品的正确生产日期</w:t>
      </w:r>
    </w:p>
    <w:p>
      <w:pPr>
        <w:pStyle w:val="31"/>
        <w:spacing w:before="156" w:after="156"/>
      </w:pPr>
      <w:r>
        <w:rPr>
          <w:rFonts w:hint="eastAsia"/>
        </w:rPr>
        <w:t>保质期：需要填写产品的保质期</w:t>
      </w:r>
    </w:p>
    <w:p>
      <w:pPr>
        <w:pStyle w:val="31"/>
        <w:spacing w:before="156" w:after="156"/>
      </w:pPr>
      <w:r>
        <w:rPr>
          <w:rFonts w:hint="eastAsia"/>
        </w:rPr>
        <w:t>生产批次：需要填写产品的生产批次</w:t>
      </w:r>
    </w:p>
    <w:p>
      <w:pPr>
        <w:pStyle w:val="31"/>
        <w:spacing w:before="156" w:after="156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</w:instrText>
      </w:r>
      <w:r>
        <w:rPr>
          <w:rFonts w:hint="eastAsia"/>
          <w:position w:val="2"/>
          <w:sz w:val="14"/>
        </w:rPr>
        <w:instrText xml:space="preserve">2</w:instrText>
      </w:r>
      <w:r>
        <w:rPr>
          <w:rFonts w:hint="eastAsia"/>
        </w:rPr>
        <w:instrText xml:space="preserve">)</w:instrText>
      </w:r>
      <w:r>
        <w:fldChar w:fldCharType="end"/>
      </w:r>
      <w:r>
        <w:rPr>
          <w:rFonts w:hint="eastAsia"/>
        </w:rPr>
        <w:t>完成上面产品的基本信息填写后，点击“确定”按钮提交产品信息。</w:t>
      </w:r>
    </w:p>
    <w:p>
      <w:pPr>
        <w:pStyle w:val="30"/>
      </w:pPr>
      <w:bookmarkStart w:id="23" w:name="_Toc504206435"/>
      <w:r>
        <w:rPr>
          <w:rFonts w:hint="eastAsia"/>
        </w:rPr>
        <w:t>二维码生成及查询</w:t>
      </w:r>
      <w:bookmarkEnd w:id="23"/>
    </w:p>
    <w:p>
      <w:pPr>
        <w:pStyle w:val="31"/>
        <w:spacing w:before="156" w:after="156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</w:instrText>
      </w:r>
      <w:r>
        <w:rPr>
          <w:rFonts w:hint="eastAsia"/>
          <w:position w:val="2"/>
          <w:sz w:val="14"/>
        </w:rPr>
        <w:instrText xml:space="preserve">1</w:instrText>
      </w:r>
      <w:r>
        <w:rPr>
          <w:rFonts w:hint="eastAsia"/>
        </w:rPr>
        <w:instrText xml:space="preserve">)</w:instrText>
      </w:r>
      <w:r>
        <w:fldChar w:fldCharType="end"/>
      </w:r>
      <w:r>
        <w:rPr>
          <w:rFonts w:hint="eastAsia"/>
        </w:rPr>
        <w:t>根据上面填写的产品信息，系统会自动生成对应的二维码，该物流二维码企业需自行打印成贴纸，张贴到最小物流包装单位的产品的包装上，如图7所示。</w:t>
      </w:r>
    </w:p>
    <w:p>
      <w:pPr>
        <w:pStyle w:val="31"/>
        <w:spacing w:beforeLines="0" w:afterLines="0"/>
        <w:ind w:firstLine="360"/>
        <w:jc w:val="center"/>
        <w:rPr>
          <w:rStyle w:val="18"/>
          <w:color w:val="auto"/>
          <w:sz w:val="18"/>
          <w:szCs w:val="18"/>
          <w:u w:val="none"/>
        </w:rPr>
      </w:pPr>
      <w:r>
        <w:rPr>
          <w:rStyle w:val="18"/>
          <w:color w:val="auto"/>
          <w:sz w:val="18"/>
          <w:szCs w:val="18"/>
          <w:u w:val="none"/>
        </w:rPr>
        <w:drawing>
          <wp:inline distT="0" distB="0" distL="0" distR="0">
            <wp:extent cx="2078990" cy="2219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1"/>
        <w:spacing w:beforeLines="0" w:afterLines="0"/>
        <w:ind w:firstLine="360"/>
        <w:jc w:val="center"/>
        <w:rPr>
          <w:rStyle w:val="18"/>
          <w:color w:val="auto"/>
          <w:sz w:val="18"/>
          <w:szCs w:val="18"/>
          <w:u w:val="none"/>
        </w:rPr>
      </w:pPr>
      <w:r>
        <w:rPr>
          <w:rStyle w:val="18"/>
          <w:rFonts w:hint="eastAsia"/>
          <w:color w:val="auto"/>
          <w:sz w:val="18"/>
          <w:szCs w:val="18"/>
          <w:u w:val="none"/>
        </w:rPr>
        <w:t>图</w:t>
      </w:r>
      <w:r>
        <w:rPr>
          <w:rStyle w:val="18"/>
          <w:color w:val="auto"/>
          <w:sz w:val="18"/>
          <w:szCs w:val="18"/>
          <w:u w:val="none"/>
        </w:rPr>
        <w:t xml:space="preserve">3.1.3 </w:t>
      </w:r>
      <w:r>
        <w:rPr>
          <w:rStyle w:val="18"/>
          <w:rFonts w:hint="eastAsia"/>
          <w:color w:val="auto"/>
          <w:sz w:val="18"/>
          <w:szCs w:val="18"/>
          <w:u w:val="none"/>
        </w:rPr>
        <w:t>物流二维码</w:t>
      </w:r>
    </w:p>
    <w:p>
      <w:pPr>
        <w:pStyle w:val="31"/>
        <w:spacing w:beforeLines="0" w:afterLines="0"/>
        <w:ind w:firstLine="630" w:firstLineChars="300"/>
        <w:rPr>
          <w:sz w:val="18"/>
          <w:szCs w:val="18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</w:instrText>
      </w:r>
      <w:r>
        <w:rPr>
          <w:rFonts w:hint="eastAsia"/>
          <w:position w:val="2"/>
          <w:sz w:val="14"/>
        </w:rPr>
        <w:instrText xml:space="preserve">2</w:instrText>
      </w:r>
      <w:r>
        <w:rPr>
          <w:rFonts w:hint="eastAsia"/>
        </w:rPr>
        <w:instrText xml:space="preserve">)</w:instrText>
      </w:r>
      <w:r>
        <w:fldChar w:fldCharType="end"/>
      </w:r>
      <w:r>
        <w:t>使用可以扫描二维码的软件扫描二维码，得到加密后的信息</w:t>
      </w:r>
    </w:p>
    <w:p>
      <w:pPr>
        <w:pStyle w:val="29"/>
      </w:pPr>
      <w:bookmarkStart w:id="24" w:name="_Toc504206436"/>
      <w:r>
        <w:rPr>
          <w:rFonts w:hint="eastAsia"/>
        </w:rPr>
        <w:t>管理员用户</w:t>
      </w:r>
      <w:bookmarkEnd w:id="24"/>
    </w:p>
    <w:p>
      <w:pPr>
        <w:pStyle w:val="30"/>
      </w:pPr>
      <w:bookmarkStart w:id="25" w:name="_Toc504206437"/>
      <w:r>
        <w:rPr>
          <w:rFonts w:hint="eastAsia"/>
        </w:rPr>
        <w:t>数据库参数设置</w:t>
      </w:r>
      <w:bookmarkEnd w:id="25"/>
    </w:p>
    <w:p>
      <w:pPr>
        <w:pStyle w:val="31"/>
        <w:spacing w:before="156" w:after="156"/>
        <w:rPr>
          <w:rStyle w:val="18"/>
          <w:color w:val="auto"/>
          <w:u w:val="none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打开navicat</w:t>
      </w:r>
      <w:r>
        <w:t xml:space="preserve"> for Mysql</w:t>
      </w:r>
      <w:r>
        <w:rPr>
          <w:rFonts w:hint="eastAsia"/>
        </w:rPr>
        <w:t>软件，局域网中连接数据库chatdb</w:t>
      </w:r>
      <w:r>
        <w:t>,</w:t>
      </w:r>
      <w:r>
        <w:rPr>
          <w:rFonts w:hint="eastAsia"/>
        </w:rPr>
        <w:t>连接用户及密码root</w:t>
      </w:r>
      <w:r>
        <w:t>&amp;1212</w:t>
      </w:r>
    </w:p>
    <w:p>
      <w:pPr>
        <w:pStyle w:val="31"/>
        <w:spacing w:before="156" w:after="156"/>
        <w:jc w:val="center"/>
      </w:pPr>
      <w:r>
        <w:drawing>
          <wp:inline distT="0" distB="0" distL="0" distR="0">
            <wp:extent cx="4415155" cy="2026920"/>
            <wp:effectExtent l="0" t="0" r="4445" b="0"/>
            <wp:docPr id="6" name="图片 6" descr="C:\Users\108\Desktop\2c8511a367d92b3433344c80022b8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108\Desktop\2c8511a367d92b3433344c80022b8b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7" t="-2564" r="977" b="16474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0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pacing w:beforeLines="0" w:afterLines="0"/>
        <w:ind w:firstLine="360"/>
        <w:jc w:val="center"/>
        <w:rPr>
          <w:rStyle w:val="18"/>
          <w:color w:val="auto"/>
          <w:sz w:val="18"/>
          <w:szCs w:val="18"/>
          <w:u w:val="none"/>
        </w:rPr>
      </w:pPr>
      <w:r>
        <w:rPr>
          <w:rStyle w:val="18"/>
          <w:rFonts w:hint="eastAsia"/>
          <w:color w:val="auto"/>
          <w:sz w:val="18"/>
          <w:szCs w:val="18"/>
          <w:u w:val="none"/>
        </w:rPr>
        <w:t>图</w:t>
      </w:r>
      <w:r>
        <w:rPr>
          <w:rStyle w:val="18"/>
          <w:color w:val="auto"/>
          <w:sz w:val="18"/>
          <w:szCs w:val="18"/>
          <w:u w:val="none"/>
        </w:rPr>
        <w:t xml:space="preserve">3.1.4 </w:t>
      </w:r>
      <w:r>
        <w:rPr>
          <w:rStyle w:val="18"/>
          <w:rFonts w:hint="eastAsia"/>
          <w:color w:val="auto"/>
          <w:sz w:val="18"/>
          <w:szCs w:val="18"/>
          <w:u w:val="none"/>
        </w:rPr>
        <w:t>数据库连接</w:t>
      </w:r>
    </w:p>
    <w:p>
      <w:pPr>
        <w:pStyle w:val="30"/>
      </w:pPr>
      <w:bookmarkStart w:id="26" w:name="_Toc504206438"/>
      <w:r>
        <w:rPr>
          <w:rFonts w:hint="eastAsia"/>
        </w:rPr>
        <w:t>数据库关系表管理</w:t>
      </w:r>
      <w:bookmarkEnd w:id="26"/>
    </w:p>
    <w:p>
      <w:pPr>
        <w:pStyle w:val="36"/>
        <w:numPr>
          <w:ilvl w:val="0"/>
          <w:numId w:val="0"/>
        </w:numPr>
        <w:spacing w:before="156" w:after="156"/>
        <w:ind w:firstLine="424" w:firstLineChars="202"/>
        <w:jc w:val="both"/>
        <w:rPr>
          <w:rStyle w:val="18"/>
          <w:rFonts w:ascii="宋体" w:eastAsia="宋体"/>
          <w:b w:val="0"/>
          <w:color w:val="auto"/>
          <w:sz w:val="21"/>
          <w:szCs w:val="21"/>
          <w:u w:val="none"/>
          <w:lang w:eastAsia="zh-CN"/>
        </w:rPr>
      </w:pPr>
      <w:r>
        <w:rPr>
          <w:rStyle w:val="18"/>
          <w:rFonts w:hint="eastAsia" w:ascii="宋体" w:eastAsia="宋体"/>
          <w:b w:val="0"/>
          <w:color w:val="auto"/>
          <w:sz w:val="21"/>
          <w:szCs w:val="21"/>
          <w:u w:val="none"/>
          <w:lang w:eastAsia="zh-CN"/>
        </w:rPr>
        <w:t>数据库是本系统重要的组成部分，数据库的设计直接影响系统运行的效率。管理员可以查询修改这些数据库关系表。</w:t>
      </w:r>
    </w:p>
    <w:p>
      <w:pPr>
        <w:pStyle w:val="36"/>
        <w:numPr>
          <w:ilvl w:val="0"/>
          <w:numId w:val="0"/>
        </w:numPr>
        <w:spacing w:before="156" w:after="156"/>
        <w:jc w:val="both"/>
        <w:rPr>
          <w:rStyle w:val="18"/>
          <w:rFonts w:ascii="宋体" w:eastAsia="宋体"/>
          <w:b w:val="0"/>
          <w:color w:val="auto"/>
          <w:sz w:val="21"/>
          <w:szCs w:val="21"/>
          <w:u w:val="none"/>
          <w:lang w:eastAsia="zh-CN"/>
        </w:rPr>
      </w:pPr>
      <w:r>
        <w:rPr>
          <w:rStyle w:val="18"/>
          <w:rFonts w:ascii="宋体" w:eastAsia="宋体"/>
          <w:b w:val="0"/>
          <w:color w:val="auto"/>
          <w:sz w:val="21"/>
          <w:szCs w:val="21"/>
          <w:u w:val="none"/>
          <w:lang w:eastAsia="zh-CN"/>
        </w:rPr>
        <w:drawing>
          <wp:inline distT="0" distB="0" distL="0" distR="0">
            <wp:extent cx="5909310" cy="2527300"/>
            <wp:effectExtent l="0" t="0" r="0" b="6350"/>
            <wp:docPr id="12" name="图片 12" descr="15163517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16351747(1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0"/>
        </w:numPr>
        <w:spacing w:before="156" w:after="156"/>
        <w:jc w:val="center"/>
        <w:rPr>
          <w:rStyle w:val="18"/>
          <w:rFonts w:ascii="宋体" w:eastAsia="宋体"/>
          <w:b w:val="0"/>
          <w:color w:val="auto"/>
          <w:sz w:val="18"/>
          <w:szCs w:val="18"/>
          <w:u w:val="none"/>
          <w:lang w:eastAsia="zh-CN"/>
        </w:rPr>
      </w:pPr>
      <w:r>
        <w:rPr>
          <w:rStyle w:val="18"/>
          <w:rFonts w:hint="eastAsia" w:ascii="宋体" w:eastAsia="宋体"/>
          <w:b w:val="0"/>
          <w:color w:val="auto"/>
          <w:sz w:val="18"/>
          <w:szCs w:val="18"/>
          <w:u w:val="none"/>
          <w:lang w:eastAsia="zh-CN"/>
        </w:rPr>
        <w:t>表</w:t>
      </w:r>
      <w:r>
        <w:rPr>
          <w:rStyle w:val="18"/>
          <w:rFonts w:ascii="宋体" w:eastAsia="宋体"/>
          <w:b w:val="0"/>
          <w:color w:val="auto"/>
          <w:sz w:val="18"/>
          <w:szCs w:val="18"/>
          <w:u w:val="none"/>
          <w:lang w:eastAsia="zh-CN"/>
        </w:rPr>
        <w:t>1</w:t>
      </w:r>
      <w:r>
        <w:rPr>
          <w:rStyle w:val="18"/>
          <w:rFonts w:hint="eastAsia" w:ascii="宋体" w:eastAsia="宋体"/>
          <w:b w:val="0"/>
          <w:color w:val="auto"/>
          <w:sz w:val="18"/>
          <w:szCs w:val="18"/>
          <w:u w:val="none"/>
          <w:lang w:eastAsia="zh-CN"/>
        </w:rPr>
        <w:t xml:space="preserve"> 企业表设计</w:t>
      </w:r>
    </w:p>
    <w:p>
      <w:pPr>
        <w:pStyle w:val="36"/>
        <w:numPr>
          <w:ilvl w:val="0"/>
          <w:numId w:val="0"/>
        </w:numPr>
        <w:spacing w:before="156" w:after="156"/>
        <w:jc w:val="both"/>
        <w:rPr>
          <w:rStyle w:val="18"/>
          <w:rFonts w:ascii="宋体" w:eastAsia="宋体"/>
          <w:b w:val="0"/>
          <w:color w:val="auto"/>
          <w:sz w:val="21"/>
          <w:szCs w:val="21"/>
          <w:u w:val="none"/>
          <w:lang w:eastAsia="zh-CN"/>
        </w:rPr>
      </w:pPr>
    </w:p>
    <w:p>
      <w:pPr>
        <w:pStyle w:val="36"/>
        <w:numPr>
          <w:ilvl w:val="0"/>
          <w:numId w:val="0"/>
        </w:numPr>
        <w:spacing w:before="156" w:after="156"/>
        <w:jc w:val="center"/>
        <w:rPr>
          <w:rStyle w:val="18"/>
          <w:rFonts w:ascii="宋体" w:eastAsia="宋体"/>
          <w:b w:val="0"/>
          <w:color w:val="auto"/>
          <w:sz w:val="21"/>
          <w:szCs w:val="21"/>
          <w:u w:val="none"/>
          <w:lang w:eastAsia="zh-CN"/>
        </w:rPr>
      </w:pPr>
      <w:r>
        <w:rPr>
          <w:rStyle w:val="18"/>
          <w:rFonts w:ascii="宋体" w:eastAsia="宋体"/>
          <w:b w:val="0"/>
          <w:color w:val="auto"/>
          <w:sz w:val="21"/>
          <w:szCs w:val="21"/>
          <w:u w:val="none"/>
          <w:lang w:eastAsia="zh-CN"/>
        </w:rPr>
        <w:drawing>
          <wp:inline distT="0" distB="0" distL="0" distR="0">
            <wp:extent cx="5857240" cy="2078990"/>
            <wp:effectExtent l="0" t="0" r="0" b="0"/>
            <wp:docPr id="11" name="图片 11" descr="15163516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16351652(1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0"/>
        </w:numPr>
        <w:spacing w:before="156" w:after="156"/>
        <w:jc w:val="center"/>
        <w:rPr>
          <w:rStyle w:val="18"/>
          <w:rFonts w:ascii="宋体" w:eastAsia="宋体"/>
          <w:b w:val="0"/>
          <w:color w:val="auto"/>
          <w:sz w:val="18"/>
          <w:szCs w:val="18"/>
          <w:u w:val="none"/>
          <w:lang w:eastAsia="zh-CN"/>
        </w:rPr>
      </w:pPr>
      <w:r>
        <w:rPr>
          <w:rStyle w:val="18"/>
          <w:rFonts w:hint="eastAsia" w:ascii="宋体" w:eastAsia="宋体"/>
          <w:b w:val="0"/>
          <w:color w:val="auto"/>
          <w:sz w:val="18"/>
          <w:szCs w:val="18"/>
          <w:u w:val="none"/>
          <w:lang w:eastAsia="zh-CN"/>
        </w:rPr>
        <w:t>表</w:t>
      </w:r>
      <w:r>
        <w:rPr>
          <w:rStyle w:val="18"/>
          <w:rFonts w:ascii="宋体" w:eastAsia="宋体"/>
          <w:b w:val="0"/>
          <w:color w:val="auto"/>
          <w:sz w:val="18"/>
          <w:szCs w:val="18"/>
          <w:u w:val="none"/>
          <w:lang w:eastAsia="zh-CN"/>
        </w:rPr>
        <w:t>2</w:t>
      </w:r>
      <w:r>
        <w:rPr>
          <w:rStyle w:val="18"/>
          <w:rFonts w:hint="eastAsia" w:ascii="宋体" w:eastAsia="宋体"/>
          <w:b w:val="0"/>
          <w:color w:val="auto"/>
          <w:sz w:val="18"/>
          <w:szCs w:val="18"/>
          <w:u w:val="none"/>
          <w:lang w:eastAsia="zh-CN"/>
        </w:rPr>
        <w:t xml:space="preserve"> 产品表设计</w:t>
      </w:r>
    </w:p>
    <w:p>
      <w:pPr>
        <w:pStyle w:val="36"/>
        <w:numPr>
          <w:ilvl w:val="0"/>
          <w:numId w:val="0"/>
        </w:numPr>
        <w:spacing w:before="156" w:after="156"/>
        <w:jc w:val="center"/>
        <w:rPr>
          <w:rStyle w:val="18"/>
          <w:rFonts w:ascii="宋体" w:eastAsia="宋体"/>
          <w:b w:val="0"/>
          <w:color w:val="auto"/>
          <w:sz w:val="18"/>
          <w:szCs w:val="18"/>
          <w:u w:val="none"/>
          <w:lang w:eastAsia="zh-CN"/>
        </w:rPr>
      </w:pPr>
      <w:r>
        <w:rPr>
          <w:rStyle w:val="18"/>
          <w:rFonts w:ascii="宋体" w:eastAsia="宋体"/>
          <w:b w:val="0"/>
          <w:color w:val="auto"/>
          <w:sz w:val="21"/>
          <w:szCs w:val="21"/>
          <w:u w:val="none"/>
          <w:lang w:eastAsia="zh-CN"/>
        </w:rPr>
        <w:drawing>
          <wp:inline distT="0" distB="0" distL="0" distR="0">
            <wp:extent cx="5770880" cy="1431925"/>
            <wp:effectExtent l="0" t="0" r="1270" b="0"/>
            <wp:docPr id="10" name="图片 10" descr="15163514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16351473(1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8"/>
          <w:rFonts w:hint="eastAsia" w:ascii="宋体" w:eastAsia="宋体"/>
          <w:b w:val="0"/>
          <w:color w:val="auto"/>
          <w:sz w:val="18"/>
          <w:szCs w:val="18"/>
          <w:u w:val="none"/>
          <w:lang w:eastAsia="zh-CN"/>
        </w:rPr>
        <w:t>表</w:t>
      </w:r>
      <w:r>
        <w:rPr>
          <w:rStyle w:val="18"/>
          <w:rFonts w:ascii="宋体" w:eastAsia="宋体"/>
          <w:b w:val="0"/>
          <w:color w:val="auto"/>
          <w:sz w:val="18"/>
          <w:szCs w:val="18"/>
          <w:u w:val="none"/>
          <w:lang w:eastAsia="zh-CN"/>
        </w:rPr>
        <w:t>3</w:t>
      </w:r>
      <w:r>
        <w:rPr>
          <w:rStyle w:val="18"/>
          <w:rFonts w:hint="eastAsia" w:ascii="宋体" w:eastAsia="宋体"/>
          <w:b w:val="0"/>
          <w:color w:val="auto"/>
          <w:sz w:val="18"/>
          <w:szCs w:val="18"/>
          <w:u w:val="none"/>
          <w:lang w:eastAsia="zh-CN"/>
        </w:rPr>
        <w:t xml:space="preserve"> 物流表设计</w:t>
      </w:r>
    </w:p>
    <w:p>
      <w:pPr>
        <w:pStyle w:val="30"/>
        <w:ind w:left="0"/>
      </w:pPr>
    </w:p>
    <w:p>
      <w:pPr>
        <w:pStyle w:val="30"/>
        <w:ind w:left="0"/>
      </w:pPr>
    </w:p>
    <w:p>
      <w:pPr>
        <w:pStyle w:val="31"/>
        <w:spacing w:beforeLines="0" w:afterLines="0"/>
        <w:ind w:firstLine="360"/>
        <w:jc w:val="center"/>
        <w:rPr>
          <w:rStyle w:val="18"/>
          <w:color w:val="auto"/>
          <w:sz w:val="18"/>
          <w:szCs w:val="18"/>
          <w:u w:val="none"/>
        </w:rPr>
      </w:pPr>
    </w:p>
    <w:sectPr>
      <w:footerReference r:id="rId10" w:type="first"/>
      <w:pgSz w:w="11906" w:h="16838"/>
      <w:pgMar w:top="1440" w:right="1276" w:bottom="1440" w:left="1797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120" w:after="120"/>
      <w:ind w:firstLine="36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13</w:t>
    </w:r>
    <w:r>
      <w:fldChar w:fldCharType="end"/>
    </w:r>
  </w:p>
  <w:p>
    <w:pPr>
      <w:pStyle w:val="5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120" w:after="120"/>
      <w:ind w:firstLine="360"/>
      <w:jc w:val="center"/>
    </w:pPr>
  </w:p>
  <w:p>
    <w:pPr>
      <w:pStyle w:val="5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120" w:after="120"/>
      <w:ind w:firstLine="36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  <w:p>
    <w:pPr>
      <w:pStyle w:val="5"/>
      <w:spacing w:before="120" w:after="120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120" w:after="120"/>
      <w:ind w:firstLine="36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  <w:p>
    <w:pPr>
      <w:pStyle w:val="5"/>
      <w:spacing w:before="120" w:after="12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DD0F00"/>
    <w:multiLevelType w:val="multilevel"/>
    <w:tmpl w:val="39DD0F00"/>
    <w:lvl w:ilvl="0" w:tentative="0">
      <w:start w:val="1"/>
      <w:numFmt w:val="decimal"/>
      <w:pStyle w:val="34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32"/>
      <w:lvlText w:val="%1.%2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36"/>
      <w:lvlText w:val="%1.%2.%3"/>
      <w:lvlJc w:val="right"/>
      <w:pPr>
        <w:ind w:left="1555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37"/>
      <w:lvlText w:val="%1.%2.%3.%4"/>
      <w:lvlJc w:val="left"/>
      <w:pPr>
        <w:ind w:left="1680" w:hanging="420"/>
      </w:pPr>
      <w:rPr>
        <w:rFonts w:hint="eastAsia"/>
        <w:sz w:val="24"/>
        <w:szCs w:val="24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>
    <w:nsid w:val="50C14DAF"/>
    <w:multiLevelType w:val="multilevel"/>
    <w:tmpl w:val="50C14DAF"/>
    <w:lvl w:ilvl="0" w:tentative="0">
      <w:start w:val="1"/>
      <w:numFmt w:val="decimal"/>
      <w:pStyle w:val="28"/>
      <w:lvlText w:val="%1"/>
      <w:lvlJc w:val="left"/>
      <w:pPr>
        <w:ind w:left="425" w:hanging="425"/>
      </w:pPr>
    </w:lvl>
    <w:lvl w:ilvl="1" w:tentative="0">
      <w:start w:val="1"/>
      <w:numFmt w:val="decimal"/>
      <w:pStyle w:val="29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70652037"/>
    <w:multiLevelType w:val="multilevel"/>
    <w:tmpl w:val="70652037"/>
    <w:lvl w:ilvl="0" w:tentative="0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叶芷君">
    <w15:presenceInfo w15:providerId="None" w15:userId="叶芷君"/>
  </w15:person>
  <w15:person w15:author="108">
    <w15:presenceInfo w15:providerId="None" w15:userId="1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trackRevisions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69B"/>
    <w:rsid w:val="000013DC"/>
    <w:rsid w:val="000037A4"/>
    <w:rsid w:val="00013AA6"/>
    <w:rsid w:val="000178E1"/>
    <w:rsid w:val="00033615"/>
    <w:rsid w:val="00034646"/>
    <w:rsid w:val="00036462"/>
    <w:rsid w:val="00043634"/>
    <w:rsid w:val="0005354F"/>
    <w:rsid w:val="00062D63"/>
    <w:rsid w:val="0008789A"/>
    <w:rsid w:val="00087D6E"/>
    <w:rsid w:val="00096317"/>
    <w:rsid w:val="000A1810"/>
    <w:rsid w:val="000A3E70"/>
    <w:rsid w:val="000A6E67"/>
    <w:rsid w:val="000B6665"/>
    <w:rsid w:val="000D6A36"/>
    <w:rsid w:val="000D78BC"/>
    <w:rsid w:val="000E398F"/>
    <w:rsid w:val="000F49A5"/>
    <w:rsid w:val="00101259"/>
    <w:rsid w:val="00107381"/>
    <w:rsid w:val="00110F46"/>
    <w:rsid w:val="001248AA"/>
    <w:rsid w:val="00174F34"/>
    <w:rsid w:val="00175EC2"/>
    <w:rsid w:val="0019290F"/>
    <w:rsid w:val="00192AB2"/>
    <w:rsid w:val="001970E9"/>
    <w:rsid w:val="001B12FD"/>
    <w:rsid w:val="001B6A1C"/>
    <w:rsid w:val="001D311B"/>
    <w:rsid w:val="001E3601"/>
    <w:rsid w:val="001F6851"/>
    <w:rsid w:val="00207636"/>
    <w:rsid w:val="00215D3A"/>
    <w:rsid w:val="0022022F"/>
    <w:rsid w:val="0022768F"/>
    <w:rsid w:val="00250429"/>
    <w:rsid w:val="00255698"/>
    <w:rsid w:val="002661DD"/>
    <w:rsid w:val="00272932"/>
    <w:rsid w:val="0028538A"/>
    <w:rsid w:val="002911DF"/>
    <w:rsid w:val="002B0F08"/>
    <w:rsid w:val="002C58B0"/>
    <w:rsid w:val="002C73A8"/>
    <w:rsid w:val="002E5A1C"/>
    <w:rsid w:val="00305DE8"/>
    <w:rsid w:val="00312FE3"/>
    <w:rsid w:val="00315189"/>
    <w:rsid w:val="00323B44"/>
    <w:rsid w:val="00335C08"/>
    <w:rsid w:val="00336B34"/>
    <w:rsid w:val="00342FE8"/>
    <w:rsid w:val="00345D29"/>
    <w:rsid w:val="003532C4"/>
    <w:rsid w:val="00364B1D"/>
    <w:rsid w:val="003711F6"/>
    <w:rsid w:val="00375F28"/>
    <w:rsid w:val="00393AE9"/>
    <w:rsid w:val="003945C3"/>
    <w:rsid w:val="003B1255"/>
    <w:rsid w:val="003B2507"/>
    <w:rsid w:val="003B4330"/>
    <w:rsid w:val="003B647E"/>
    <w:rsid w:val="003D38E5"/>
    <w:rsid w:val="003D4ACA"/>
    <w:rsid w:val="003D7C2B"/>
    <w:rsid w:val="003F1F0B"/>
    <w:rsid w:val="004027AA"/>
    <w:rsid w:val="00405595"/>
    <w:rsid w:val="0041069D"/>
    <w:rsid w:val="00431B22"/>
    <w:rsid w:val="00431EC2"/>
    <w:rsid w:val="0043319B"/>
    <w:rsid w:val="00435509"/>
    <w:rsid w:val="00435789"/>
    <w:rsid w:val="00436777"/>
    <w:rsid w:val="00436F47"/>
    <w:rsid w:val="004742D8"/>
    <w:rsid w:val="0047798C"/>
    <w:rsid w:val="00483921"/>
    <w:rsid w:val="004A14DD"/>
    <w:rsid w:val="004A252A"/>
    <w:rsid w:val="004A294F"/>
    <w:rsid w:val="004A6BC7"/>
    <w:rsid w:val="004B23E4"/>
    <w:rsid w:val="004B641A"/>
    <w:rsid w:val="004B7F9F"/>
    <w:rsid w:val="004C0379"/>
    <w:rsid w:val="004C0772"/>
    <w:rsid w:val="004C1585"/>
    <w:rsid w:val="004C7FC7"/>
    <w:rsid w:val="004D0031"/>
    <w:rsid w:val="004E1849"/>
    <w:rsid w:val="004E641E"/>
    <w:rsid w:val="004F379A"/>
    <w:rsid w:val="0050529A"/>
    <w:rsid w:val="00523B3A"/>
    <w:rsid w:val="00524467"/>
    <w:rsid w:val="00527CEA"/>
    <w:rsid w:val="00531AC7"/>
    <w:rsid w:val="005469B1"/>
    <w:rsid w:val="00555D36"/>
    <w:rsid w:val="00565BFC"/>
    <w:rsid w:val="00573F5B"/>
    <w:rsid w:val="005A54D0"/>
    <w:rsid w:val="005B5B1E"/>
    <w:rsid w:val="005C18E4"/>
    <w:rsid w:val="005D18C9"/>
    <w:rsid w:val="005E1FB3"/>
    <w:rsid w:val="005F5432"/>
    <w:rsid w:val="00604838"/>
    <w:rsid w:val="00606BA2"/>
    <w:rsid w:val="00610E0C"/>
    <w:rsid w:val="00610FAE"/>
    <w:rsid w:val="00614908"/>
    <w:rsid w:val="006212AE"/>
    <w:rsid w:val="00621489"/>
    <w:rsid w:val="006232A5"/>
    <w:rsid w:val="00631B96"/>
    <w:rsid w:val="00634AAF"/>
    <w:rsid w:val="006366BB"/>
    <w:rsid w:val="0064441E"/>
    <w:rsid w:val="00651C78"/>
    <w:rsid w:val="006549E7"/>
    <w:rsid w:val="00660AF5"/>
    <w:rsid w:val="00661708"/>
    <w:rsid w:val="00680D79"/>
    <w:rsid w:val="00690FD4"/>
    <w:rsid w:val="006A7831"/>
    <w:rsid w:val="006B2305"/>
    <w:rsid w:val="006D29F2"/>
    <w:rsid w:val="006E006F"/>
    <w:rsid w:val="006E4814"/>
    <w:rsid w:val="006E5254"/>
    <w:rsid w:val="006E5B1E"/>
    <w:rsid w:val="0071009B"/>
    <w:rsid w:val="007129D4"/>
    <w:rsid w:val="007156E8"/>
    <w:rsid w:val="00724D04"/>
    <w:rsid w:val="007318C1"/>
    <w:rsid w:val="00735021"/>
    <w:rsid w:val="00736AA0"/>
    <w:rsid w:val="00750B26"/>
    <w:rsid w:val="00751C80"/>
    <w:rsid w:val="00757564"/>
    <w:rsid w:val="00762FC7"/>
    <w:rsid w:val="0077125F"/>
    <w:rsid w:val="00773FF8"/>
    <w:rsid w:val="00775925"/>
    <w:rsid w:val="00775F0C"/>
    <w:rsid w:val="00782338"/>
    <w:rsid w:val="00790C5F"/>
    <w:rsid w:val="007C5B74"/>
    <w:rsid w:val="007D4836"/>
    <w:rsid w:val="007E2AC3"/>
    <w:rsid w:val="007F1EFA"/>
    <w:rsid w:val="007F781F"/>
    <w:rsid w:val="0080611E"/>
    <w:rsid w:val="00810BA0"/>
    <w:rsid w:val="00814104"/>
    <w:rsid w:val="00817031"/>
    <w:rsid w:val="00821CFE"/>
    <w:rsid w:val="0082458A"/>
    <w:rsid w:val="00837397"/>
    <w:rsid w:val="00846BE8"/>
    <w:rsid w:val="008702B3"/>
    <w:rsid w:val="00871F30"/>
    <w:rsid w:val="00872CE6"/>
    <w:rsid w:val="00877476"/>
    <w:rsid w:val="0088349B"/>
    <w:rsid w:val="00893BF0"/>
    <w:rsid w:val="00895398"/>
    <w:rsid w:val="008A56B2"/>
    <w:rsid w:val="008A6C88"/>
    <w:rsid w:val="008B4D91"/>
    <w:rsid w:val="008D28BA"/>
    <w:rsid w:val="008D29C3"/>
    <w:rsid w:val="008F3A0C"/>
    <w:rsid w:val="00903817"/>
    <w:rsid w:val="0090675D"/>
    <w:rsid w:val="00906EBA"/>
    <w:rsid w:val="009206E9"/>
    <w:rsid w:val="009348DD"/>
    <w:rsid w:val="009355A4"/>
    <w:rsid w:val="009508FE"/>
    <w:rsid w:val="00951781"/>
    <w:rsid w:val="009532F8"/>
    <w:rsid w:val="0096285D"/>
    <w:rsid w:val="00977137"/>
    <w:rsid w:val="009775E4"/>
    <w:rsid w:val="0099078D"/>
    <w:rsid w:val="009958FC"/>
    <w:rsid w:val="009A4633"/>
    <w:rsid w:val="009B4229"/>
    <w:rsid w:val="009C277C"/>
    <w:rsid w:val="009D1BFD"/>
    <w:rsid w:val="009D67C0"/>
    <w:rsid w:val="009E32F9"/>
    <w:rsid w:val="009E3CC9"/>
    <w:rsid w:val="009E4F9F"/>
    <w:rsid w:val="009F152C"/>
    <w:rsid w:val="00A02932"/>
    <w:rsid w:val="00A107E5"/>
    <w:rsid w:val="00A10B97"/>
    <w:rsid w:val="00A15B5C"/>
    <w:rsid w:val="00A15BBF"/>
    <w:rsid w:val="00A1702E"/>
    <w:rsid w:val="00A337AA"/>
    <w:rsid w:val="00A40982"/>
    <w:rsid w:val="00A54BE0"/>
    <w:rsid w:val="00A5765E"/>
    <w:rsid w:val="00A63C58"/>
    <w:rsid w:val="00A713A1"/>
    <w:rsid w:val="00A741BD"/>
    <w:rsid w:val="00A811D3"/>
    <w:rsid w:val="00A81D8E"/>
    <w:rsid w:val="00A90A68"/>
    <w:rsid w:val="00AB3F25"/>
    <w:rsid w:val="00AE574B"/>
    <w:rsid w:val="00B0068A"/>
    <w:rsid w:val="00B011E6"/>
    <w:rsid w:val="00B05A69"/>
    <w:rsid w:val="00B25A12"/>
    <w:rsid w:val="00B412AF"/>
    <w:rsid w:val="00B4606E"/>
    <w:rsid w:val="00B609F0"/>
    <w:rsid w:val="00B7080A"/>
    <w:rsid w:val="00B7313B"/>
    <w:rsid w:val="00B77671"/>
    <w:rsid w:val="00B822F0"/>
    <w:rsid w:val="00B928B6"/>
    <w:rsid w:val="00B95FEB"/>
    <w:rsid w:val="00BA4705"/>
    <w:rsid w:val="00BB0827"/>
    <w:rsid w:val="00BB147D"/>
    <w:rsid w:val="00BB30F0"/>
    <w:rsid w:val="00BC7B5B"/>
    <w:rsid w:val="00BD1DE5"/>
    <w:rsid w:val="00BE669B"/>
    <w:rsid w:val="00C00692"/>
    <w:rsid w:val="00C070E4"/>
    <w:rsid w:val="00C1076F"/>
    <w:rsid w:val="00C252E7"/>
    <w:rsid w:val="00C34969"/>
    <w:rsid w:val="00C466AB"/>
    <w:rsid w:val="00C502DA"/>
    <w:rsid w:val="00C74155"/>
    <w:rsid w:val="00C80746"/>
    <w:rsid w:val="00C84607"/>
    <w:rsid w:val="00CA1313"/>
    <w:rsid w:val="00CB5924"/>
    <w:rsid w:val="00CC792D"/>
    <w:rsid w:val="00CD0AAC"/>
    <w:rsid w:val="00CE7AC2"/>
    <w:rsid w:val="00CE7C74"/>
    <w:rsid w:val="00CF275D"/>
    <w:rsid w:val="00CF6E2A"/>
    <w:rsid w:val="00D14C58"/>
    <w:rsid w:val="00D173C3"/>
    <w:rsid w:val="00D350E0"/>
    <w:rsid w:val="00D652EE"/>
    <w:rsid w:val="00D67369"/>
    <w:rsid w:val="00D67BC0"/>
    <w:rsid w:val="00D735CF"/>
    <w:rsid w:val="00D86B00"/>
    <w:rsid w:val="00DA3A56"/>
    <w:rsid w:val="00DA58F6"/>
    <w:rsid w:val="00DA5E4B"/>
    <w:rsid w:val="00DB374A"/>
    <w:rsid w:val="00DC46A3"/>
    <w:rsid w:val="00DD004C"/>
    <w:rsid w:val="00DD2699"/>
    <w:rsid w:val="00DD303F"/>
    <w:rsid w:val="00E02067"/>
    <w:rsid w:val="00E036AC"/>
    <w:rsid w:val="00E208AF"/>
    <w:rsid w:val="00E23E43"/>
    <w:rsid w:val="00E2410F"/>
    <w:rsid w:val="00E25181"/>
    <w:rsid w:val="00E27CA2"/>
    <w:rsid w:val="00E35E3E"/>
    <w:rsid w:val="00E438D8"/>
    <w:rsid w:val="00E5028A"/>
    <w:rsid w:val="00E5633B"/>
    <w:rsid w:val="00E83BC3"/>
    <w:rsid w:val="00E92893"/>
    <w:rsid w:val="00E9542C"/>
    <w:rsid w:val="00E9622C"/>
    <w:rsid w:val="00EB16C5"/>
    <w:rsid w:val="00EC023F"/>
    <w:rsid w:val="00EC342C"/>
    <w:rsid w:val="00EC4E1E"/>
    <w:rsid w:val="00EC6052"/>
    <w:rsid w:val="00EE43E3"/>
    <w:rsid w:val="00EE70F0"/>
    <w:rsid w:val="00F0474E"/>
    <w:rsid w:val="00F3790D"/>
    <w:rsid w:val="00F4061F"/>
    <w:rsid w:val="00F42639"/>
    <w:rsid w:val="00F50BE1"/>
    <w:rsid w:val="00F515C4"/>
    <w:rsid w:val="00F534D5"/>
    <w:rsid w:val="00F539EA"/>
    <w:rsid w:val="00F54091"/>
    <w:rsid w:val="00F55C05"/>
    <w:rsid w:val="00F6695B"/>
    <w:rsid w:val="00F66C5A"/>
    <w:rsid w:val="00F773AE"/>
    <w:rsid w:val="00F9073A"/>
    <w:rsid w:val="00F94EEC"/>
    <w:rsid w:val="00FA5D13"/>
    <w:rsid w:val="00FB6292"/>
    <w:rsid w:val="00FC3B30"/>
    <w:rsid w:val="00FC5E53"/>
    <w:rsid w:val="00FD09D9"/>
    <w:rsid w:val="00FD1E20"/>
    <w:rsid w:val="00FD57ED"/>
    <w:rsid w:val="00FE09FF"/>
    <w:rsid w:val="2EB7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25"/>
    <w:semiHidden/>
    <w:unhideWhenUsed/>
    <w:qFormat/>
    <w:uiPriority w:val="99"/>
    <w:rPr>
      <w:sz w:val="18"/>
      <w:szCs w:val="18"/>
    </w:rPr>
  </w:style>
  <w:style w:type="paragraph" w:styleId="4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5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0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8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cs="Calibri"/>
      <w:b/>
      <w:bCs/>
      <w:caps/>
      <w:sz w:val="20"/>
      <w:szCs w:val="20"/>
    </w:rPr>
  </w:style>
  <w:style w:type="paragraph" w:styleId="9">
    <w:name w:val="toc 2"/>
    <w:basedOn w:val="1"/>
    <w:next w:val="1"/>
    <w:unhideWhenUsed/>
    <w:qFormat/>
    <w:uiPriority w:val="39"/>
    <w:pPr>
      <w:ind w:left="210"/>
      <w:jc w:val="left"/>
    </w:pPr>
    <w:rPr>
      <w:rFonts w:cs="Calibri"/>
      <w:smallCaps/>
      <w:sz w:val="20"/>
      <w:szCs w:val="20"/>
    </w:rPr>
  </w:style>
  <w:style w:type="paragraph" w:styleId="10">
    <w:name w:val="toc 3"/>
    <w:basedOn w:val="1"/>
    <w:next w:val="1"/>
    <w:unhideWhenUsed/>
    <w:qFormat/>
    <w:uiPriority w:val="39"/>
    <w:pPr>
      <w:ind w:left="420"/>
      <w:jc w:val="left"/>
    </w:pPr>
    <w:rPr>
      <w:rFonts w:cs="Calibri"/>
      <w:i/>
      <w:iCs/>
      <w:sz w:val="20"/>
      <w:szCs w:val="20"/>
    </w:rPr>
  </w:style>
  <w:style w:type="paragraph" w:styleId="11">
    <w:name w:val="toc 4"/>
    <w:basedOn w:val="1"/>
    <w:next w:val="1"/>
    <w:unhideWhenUsed/>
    <w:uiPriority w:val="39"/>
    <w:pPr>
      <w:ind w:left="630"/>
      <w:jc w:val="left"/>
    </w:pPr>
    <w:rPr>
      <w:rFonts w:cs="Calibri"/>
      <w:sz w:val="18"/>
      <w:szCs w:val="18"/>
    </w:rPr>
  </w:style>
  <w:style w:type="paragraph" w:styleId="12">
    <w:name w:val="toc 5"/>
    <w:basedOn w:val="1"/>
    <w:next w:val="1"/>
    <w:unhideWhenUsed/>
    <w:uiPriority w:val="39"/>
    <w:pPr>
      <w:ind w:left="840"/>
      <w:jc w:val="left"/>
    </w:pPr>
    <w:rPr>
      <w:rFonts w:cs="Calibri"/>
      <w:sz w:val="18"/>
      <w:szCs w:val="18"/>
    </w:rPr>
  </w:style>
  <w:style w:type="paragraph" w:styleId="13">
    <w:name w:val="toc 6"/>
    <w:basedOn w:val="1"/>
    <w:next w:val="1"/>
    <w:unhideWhenUsed/>
    <w:qFormat/>
    <w:uiPriority w:val="39"/>
    <w:pPr>
      <w:ind w:left="1050"/>
      <w:jc w:val="left"/>
    </w:pPr>
    <w:rPr>
      <w:rFonts w:cs="Calibri"/>
      <w:sz w:val="18"/>
      <w:szCs w:val="18"/>
    </w:rPr>
  </w:style>
  <w:style w:type="paragraph" w:styleId="14">
    <w:name w:val="toc 7"/>
    <w:basedOn w:val="1"/>
    <w:next w:val="1"/>
    <w:unhideWhenUsed/>
    <w:uiPriority w:val="39"/>
    <w:pPr>
      <w:ind w:left="1260"/>
      <w:jc w:val="left"/>
    </w:pPr>
    <w:rPr>
      <w:rFonts w:cs="Calibri"/>
      <w:sz w:val="18"/>
      <w:szCs w:val="18"/>
    </w:rPr>
  </w:style>
  <w:style w:type="paragraph" w:styleId="15">
    <w:name w:val="toc 8"/>
    <w:basedOn w:val="1"/>
    <w:next w:val="1"/>
    <w:unhideWhenUsed/>
    <w:uiPriority w:val="39"/>
    <w:pPr>
      <w:ind w:left="1470"/>
      <w:jc w:val="left"/>
    </w:pPr>
    <w:rPr>
      <w:rFonts w:cs="Calibri"/>
      <w:sz w:val="18"/>
      <w:szCs w:val="18"/>
    </w:rPr>
  </w:style>
  <w:style w:type="paragraph" w:styleId="16">
    <w:name w:val="toc 9"/>
    <w:basedOn w:val="1"/>
    <w:next w:val="1"/>
    <w:unhideWhenUsed/>
    <w:uiPriority w:val="39"/>
    <w:pPr>
      <w:ind w:left="1680"/>
      <w:jc w:val="left"/>
    </w:pPr>
    <w:rPr>
      <w:rFonts w:cs="Calibri"/>
      <w:sz w:val="18"/>
      <w:szCs w:val="18"/>
    </w:rPr>
  </w:style>
  <w:style w:type="character" w:styleId="18">
    <w:name w:val="Hyperlink"/>
    <w:unhideWhenUsed/>
    <w:uiPriority w:val="99"/>
    <w:rPr>
      <w:color w:val="0000FF"/>
      <w:u w:val="single"/>
    </w:rPr>
  </w:style>
  <w:style w:type="character" w:customStyle="1" w:styleId="20">
    <w:name w:val="页眉 字符"/>
    <w:link w:val="6"/>
    <w:semiHidden/>
    <w:qFormat/>
    <w:uiPriority w:val="99"/>
    <w:rPr>
      <w:sz w:val="18"/>
      <w:szCs w:val="18"/>
    </w:rPr>
  </w:style>
  <w:style w:type="character" w:customStyle="1" w:styleId="21">
    <w:name w:val="页脚 字符"/>
    <w:link w:val="5"/>
    <w:uiPriority w:val="99"/>
    <w:rPr>
      <w:sz w:val="18"/>
      <w:szCs w:val="18"/>
    </w:rPr>
  </w:style>
  <w:style w:type="character" w:customStyle="1" w:styleId="22">
    <w:name w:val="标题 字符"/>
    <w:link w:val="7"/>
    <w:uiPriority w:val="10"/>
    <w:rPr>
      <w:rFonts w:ascii="Cambria" w:hAnsi="Cambria" w:eastAsia="宋体" w:cs="Times New Roman"/>
      <w:b/>
      <w:bCs/>
      <w:sz w:val="32"/>
      <w:szCs w:val="32"/>
    </w:rPr>
  </w:style>
  <w:style w:type="character" w:customStyle="1" w:styleId="23">
    <w:name w:val="标题 1 字符"/>
    <w:link w:val="2"/>
    <w:uiPriority w:val="9"/>
    <w:rPr>
      <w:b/>
      <w:bCs/>
      <w:kern w:val="44"/>
      <w:sz w:val="44"/>
      <w:szCs w:val="44"/>
    </w:rPr>
  </w:style>
  <w:style w:type="paragraph" w:customStyle="1" w:styleId="24">
    <w:name w:val="TOC Heading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25">
    <w:name w:val="批注框文本 字符"/>
    <w:link w:val="3"/>
    <w:semiHidden/>
    <w:qFormat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paragraph" w:customStyle="1" w:styleId="27">
    <w:name w:val="样式1"/>
    <w:basedOn w:val="8"/>
    <w:qFormat/>
    <w:uiPriority w:val="0"/>
    <w:pPr>
      <w:tabs>
        <w:tab w:val="left" w:pos="420"/>
        <w:tab w:val="right" w:leader="dot" w:pos="8823"/>
      </w:tabs>
    </w:pPr>
  </w:style>
  <w:style w:type="paragraph" w:customStyle="1" w:styleId="28">
    <w:name w:val="m1"/>
    <w:basedOn w:val="1"/>
    <w:qFormat/>
    <w:uiPriority w:val="0"/>
    <w:pPr>
      <w:numPr>
        <w:ilvl w:val="0"/>
        <w:numId w:val="1"/>
      </w:numPr>
      <w:tabs>
        <w:tab w:val="left" w:pos="426"/>
      </w:tabs>
      <w:outlineLvl w:val="0"/>
    </w:pPr>
    <w:rPr>
      <w:b/>
      <w:sz w:val="36"/>
    </w:rPr>
  </w:style>
  <w:style w:type="paragraph" w:customStyle="1" w:styleId="29">
    <w:name w:val="m2"/>
    <w:basedOn w:val="26"/>
    <w:qFormat/>
    <w:uiPriority w:val="0"/>
    <w:pPr>
      <w:numPr>
        <w:ilvl w:val="1"/>
        <w:numId w:val="1"/>
      </w:numPr>
      <w:tabs>
        <w:tab w:val="left" w:pos="851"/>
      </w:tabs>
      <w:spacing w:before="156" w:after="156"/>
      <w:ind w:firstLine="0" w:firstLineChars="0"/>
      <w:outlineLvl w:val="1"/>
    </w:pPr>
    <w:rPr>
      <w:b/>
      <w:sz w:val="32"/>
    </w:rPr>
  </w:style>
  <w:style w:type="paragraph" w:customStyle="1" w:styleId="30">
    <w:name w:val="m3"/>
    <w:basedOn w:val="26"/>
    <w:qFormat/>
    <w:uiPriority w:val="0"/>
    <w:pPr>
      <w:tabs>
        <w:tab w:val="left" w:pos="1560"/>
      </w:tabs>
      <w:spacing w:before="156" w:after="156"/>
      <w:ind w:left="1418" w:firstLine="0" w:firstLineChars="0"/>
      <w:jc w:val="left"/>
      <w:outlineLvl w:val="2"/>
    </w:pPr>
    <w:rPr>
      <w:b/>
      <w:sz w:val="28"/>
    </w:rPr>
  </w:style>
  <w:style w:type="paragraph" w:customStyle="1" w:styleId="31">
    <w:name w:val="正文1"/>
    <w:basedOn w:val="1"/>
    <w:link w:val="33"/>
    <w:qFormat/>
    <w:uiPriority w:val="0"/>
    <w:pPr>
      <w:spacing w:beforeLines="50" w:afterLines="50"/>
      <w:ind w:firstLine="420" w:firstLineChars="200"/>
    </w:pPr>
    <w:rPr>
      <w:rFonts w:ascii="宋体" w:hAnsi="宋体"/>
      <w:szCs w:val="21"/>
    </w:rPr>
  </w:style>
  <w:style w:type="paragraph" w:customStyle="1" w:styleId="32">
    <w:name w:val="q2"/>
    <w:basedOn w:val="1"/>
    <w:link w:val="35"/>
    <w:qFormat/>
    <w:uiPriority w:val="0"/>
    <w:pPr>
      <w:widowControl/>
      <w:numPr>
        <w:ilvl w:val="1"/>
        <w:numId w:val="2"/>
      </w:numPr>
      <w:spacing w:beforeLines="50" w:afterLines="50"/>
      <w:jc w:val="left"/>
    </w:pPr>
    <w:rPr>
      <w:rFonts w:ascii="黑体" w:eastAsia="黑体"/>
      <w:b/>
      <w:kern w:val="0"/>
      <w:sz w:val="30"/>
      <w:szCs w:val="30"/>
      <w:lang w:eastAsia="en-US" w:bidi="en-US"/>
    </w:rPr>
  </w:style>
  <w:style w:type="character" w:customStyle="1" w:styleId="33">
    <w:name w:val="正文1 Char"/>
    <w:link w:val="31"/>
    <w:qFormat/>
    <w:uiPriority w:val="0"/>
    <w:rPr>
      <w:rFonts w:ascii="宋体" w:hAnsi="宋体" w:eastAsia="宋体"/>
      <w:szCs w:val="21"/>
    </w:rPr>
  </w:style>
  <w:style w:type="paragraph" w:customStyle="1" w:styleId="34">
    <w:name w:val="q1"/>
    <w:basedOn w:val="1"/>
    <w:qFormat/>
    <w:uiPriority w:val="0"/>
    <w:pPr>
      <w:widowControl/>
      <w:numPr>
        <w:ilvl w:val="0"/>
        <w:numId w:val="2"/>
      </w:numPr>
      <w:spacing w:beforeLines="50" w:afterLines="50"/>
      <w:ind w:right="42" w:rightChars="20"/>
      <w:jc w:val="left"/>
    </w:pPr>
    <w:rPr>
      <w:rFonts w:ascii="黑体" w:eastAsia="黑体"/>
      <w:b/>
      <w:kern w:val="0"/>
      <w:sz w:val="32"/>
      <w:szCs w:val="32"/>
      <w:lang w:eastAsia="en-US" w:bidi="en-US"/>
    </w:rPr>
  </w:style>
  <w:style w:type="character" w:customStyle="1" w:styleId="35">
    <w:name w:val="q2 Char"/>
    <w:link w:val="32"/>
    <w:qFormat/>
    <w:uiPriority w:val="0"/>
    <w:rPr>
      <w:rFonts w:ascii="黑体" w:hAnsi="Calibri" w:eastAsia="黑体" w:cs="Times New Roman"/>
      <w:b/>
      <w:kern w:val="0"/>
      <w:sz w:val="30"/>
      <w:szCs w:val="30"/>
      <w:lang w:eastAsia="en-US" w:bidi="en-US"/>
    </w:rPr>
  </w:style>
  <w:style w:type="paragraph" w:customStyle="1" w:styleId="36">
    <w:name w:val="q3"/>
    <w:basedOn w:val="1"/>
    <w:qFormat/>
    <w:uiPriority w:val="0"/>
    <w:pPr>
      <w:widowControl/>
      <w:numPr>
        <w:ilvl w:val="2"/>
        <w:numId w:val="2"/>
      </w:numPr>
      <w:spacing w:beforeLines="50" w:afterLines="50"/>
      <w:ind w:right="42" w:rightChars="20"/>
      <w:jc w:val="left"/>
    </w:pPr>
    <w:rPr>
      <w:rFonts w:ascii="黑体" w:hAnsi="宋体" w:eastAsia="黑体"/>
      <w:b/>
      <w:kern w:val="0"/>
      <w:sz w:val="28"/>
      <w:szCs w:val="28"/>
      <w:lang w:eastAsia="en-US" w:bidi="en-US"/>
    </w:rPr>
  </w:style>
  <w:style w:type="paragraph" w:customStyle="1" w:styleId="37">
    <w:name w:val="q4"/>
    <w:basedOn w:val="1"/>
    <w:qFormat/>
    <w:uiPriority w:val="0"/>
    <w:pPr>
      <w:widowControl/>
      <w:numPr>
        <w:ilvl w:val="3"/>
        <w:numId w:val="2"/>
      </w:numPr>
      <w:spacing w:beforeLines="50" w:afterLines="50"/>
      <w:ind w:right="42" w:rightChars="20"/>
      <w:jc w:val="left"/>
    </w:pPr>
    <w:rPr>
      <w:rFonts w:ascii="黑体" w:hAnsi="宋体" w:eastAsia="黑体"/>
      <w:b/>
      <w:kern w:val="0"/>
      <w:sz w:val="24"/>
      <w:szCs w:val="24"/>
      <w:lang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microsoft.com/office/2011/relationships/people" Target="people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oleObject" Target="embeddings/oleObject2.bin"/><Relationship Id="rId15" Type="http://schemas.openxmlformats.org/officeDocument/2006/relationships/image" Target="media/image3.emf"/><Relationship Id="rId14" Type="http://schemas.openxmlformats.org/officeDocument/2006/relationships/image" Target="media/image2.emf"/><Relationship Id="rId13" Type="http://schemas.openxmlformats.org/officeDocument/2006/relationships/oleObject" Target="embeddings/oleObject1.bin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D561D6C-48B5-43E0-92B2-851A8D1C387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980</Words>
  <Characters>5588</Characters>
  <Lines>46</Lines>
  <Paragraphs>13</Paragraphs>
  <TotalTime>0</TotalTime>
  <ScaleCrop>false</ScaleCrop>
  <LinksUpToDate>false</LinksUpToDate>
  <CharactersWithSpaces>6555</CharactersWithSpaces>
  <Application>WPS Office_10.2.0.7516_F1E327BC-269C-435d-A152-05C5408002CA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2018-01-19T16:18:00Z</dcterms:created>
  <dc:creator>程涛、郭华强、彭小波、冯平</dc:creator>
  <cp:lastModifiedBy>108</cp:lastModifiedBy>
  <cp:lastPrinted>2011-07-25T16:19:00Z</cp:lastPrinted>
  <dcterms:modified xsi:type="dcterms:W3CDTF">2018-11-09T07:21:27Z</dcterms:modified>
  <dc:title>《基于RFID手持机的设备现场识别与管理系统》使用手册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1033-10.2.0.7516</vt:lpwstr>
  </property>
</Properties>
</file>